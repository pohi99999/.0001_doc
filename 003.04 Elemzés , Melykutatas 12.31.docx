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3w9tkcodzy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lap</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A 2025-ös magyar használtautó-piac digitális forradalma: Elektromos autók profitpotenciálja, DMS-optimalizáció és a NIS2 kiberbiztonsági kihívása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t xml:space="preserve">A 2025-ös magyar használtautó-piacon egyértelműen kirajzolódik az alternatív hajtású járművek iránti növekvő kereslet, miközben a digitális eszközöket használó kereskedéseknek új kiberbiztonsági előírásoknak is meg kell felelniük.</w:t>
      </w:r>
      <w:r w:rsidDel="00000000" w:rsidR="00000000" w:rsidRPr="00000000">
        <w:rPr>
          <w:rtl w:val="0"/>
        </w:rPr>
        <w:t xml:space="preserve"> </w:t>
      </w:r>
      <w:r w:rsidDel="00000000" w:rsidR="00000000" w:rsidRPr="00000000">
        <w:rPr>
          <w:rtl w:val="0"/>
        </w:rPr>
        <w:t xml:space="preserve">A modern kereskedések versenyképességének kulcsa az, hogy miként tudják a hibrid és elektromos járművek kínálatát optimalizálni, hatékonyan kihasználni a kereskedés menedzsment rendszerek (DMS) képességeit, és közben megfelelni a szigorodó jogszabályoknak.-----</w:t>
      </w: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Jövedelmező és Gyorsan Eladható Hibrid és Elektromos Modellek 2025-ben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t xml:space="preserve">A 2025-ös magyar használtautó-piacon jelentős átrendeződés figyelhető meg: az </w:t>
      </w:r>
      <w:r w:rsidDel="00000000" w:rsidR="00000000" w:rsidRPr="00000000">
        <w:rPr>
          <w:b w:val="1"/>
          <w:bCs w:val="1"/>
          <w:rtl w:val="0"/>
        </w:rPr>
        <w:t xml:space="preserve">elektromos autók iránti érdeklődés akár 37,5–53,3%-kal</w:t>
      </w:r>
      <w:r w:rsidDel="00000000" w:rsidR="00000000" w:rsidRPr="00000000">
        <w:rPr>
          <w:rtl w:val="0"/>
        </w:rPr>
        <w:t xml:space="preserve">, míg a </w:t>
      </w:r>
      <w:r w:rsidDel="00000000" w:rsidR="00000000" w:rsidRPr="00000000">
        <w:rPr>
          <w:b w:val="1"/>
          <w:bCs w:val="1"/>
          <w:rtl w:val="0"/>
        </w:rPr>
        <w:t xml:space="preserve">hibridek iránti kereslet 23%-kal</w:t>
      </w:r>
      <w:r w:rsidDel="00000000" w:rsidR="00000000" w:rsidRPr="00000000">
        <w:rPr>
          <w:rtl w:val="0"/>
        </w:rPr>
        <w:t xml:space="preserve"> is nőtt az előző évhez képest.</w:t>
      </w:r>
      <w:r w:rsidDel="00000000" w:rsidR="00000000" w:rsidRPr="00000000">
        <w:rPr>
          <w:rtl w:val="0"/>
        </w:rPr>
        <w:t xml:space="preserve"> </w:t>
      </w:r>
      <w:r w:rsidDel="00000000" w:rsidR="00000000" w:rsidRPr="00000000">
        <w:rPr>
          <w:rtl w:val="0"/>
        </w:rPr>
        <w:t xml:space="preserve">Ez a tendencia a kereskedők számára egyértelműen jelzi, hogy mely járműtípusokra érdemes fókuszálni a gyors és nyereséges értékesítés érdekében.</w:t>
      </w:r>
      <w:r w:rsidDel="00000000" w:rsidR="00000000" w:rsidRPr="00000000">
        <w:rPr>
          <w:b w:val="1"/>
          <w:bCs w:val="1"/>
          <w:rtl w:val="0"/>
        </w:rPr>
        <w:t xml:space="preserve">2-5 millió forintos ársáv</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Ebben a kategóriában a korábbi generációs, de megbízható modellek a legkeresettebbek:</w:t>
      </w:r>
      <w:r w:rsidDel="00000000" w:rsidR="00000000" w:rsidRPr="00000000">
        <w:rPr>
          <w:rtl w:val="0"/>
        </w:rPr>
      </w:r>
    </w:p>
    <w:p w:rsidR="00000000" w:rsidDel="00000000" w:rsidP="00000000" w:rsidRDefault="00000000" w:rsidRPr="00000000" w14:paraId="00000009">
      <w:pPr>
        <w:widowControl w:val="0"/>
        <w:numPr>
          <w:ilvl w:val="0"/>
          <w:numId w:val="8"/>
        </w:numPr>
        <w:spacing w:after="0" w:afterAutospacing="0" w:before="240" w:lineRule="auto"/>
        <w:ind w:left="720" w:hanging="360"/>
      </w:pPr>
      <w:r w:rsidDel="00000000" w:rsidR="00000000" w:rsidRPr="00000000">
        <w:rPr>
          <w:b w:val="1"/>
          <w:bCs w:val="1"/>
          <w:rtl w:val="0"/>
        </w:rPr>
        <w:t xml:space="preserve">Hibridek:</w:t>
      </w:r>
      <w:r w:rsidDel="00000000" w:rsidR="00000000" w:rsidRPr="00000000">
        <w:rPr>
          <w:rtl w:val="0"/>
        </w:rPr>
        <w:t xml:space="preserve"> A </w:t>
      </w:r>
      <w:r w:rsidDel="00000000" w:rsidR="00000000" w:rsidRPr="00000000">
        <w:rPr>
          <w:b w:val="1"/>
          <w:bCs w:val="1"/>
          <w:rtl w:val="0"/>
        </w:rPr>
        <w:t xml:space="preserve">Toyota Prius</w:t>
      </w:r>
      <w:r w:rsidDel="00000000" w:rsidR="00000000" w:rsidRPr="00000000">
        <w:rPr>
          <w:rtl w:val="0"/>
        </w:rPr>
        <w:t xml:space="preserve"> (különösen a harmadik generáció) és a </w:t>
      </w:r>
      <w:r w:rsidDel="00000000" w:rsidR="00000000" w:rsidRPr="00000000">
        <w:rPr>
          <w:b w:val="1"/>
          <w:bCs w:val="1"/>
          <w:rtl w:val="0"/>
        </w:rPr>
        <w:t xml:space="preserve">Toyota Auris Hybrid</w:t>
      </w:r>
      <w:r w:rsidDel="00000000" w:rsidR="00000000" w:rsidRPr="00000000">
        <w:rPr>
          <w:rtl w:val="0"/>
        </w:rPr>
        <w:t xml:space="preserve"> dominálnak (kb.</w:t>
      </w:r>
      <w:r w:rsidDel="00000000" w:rsidR="00000000" w:rsidRPr="00000000">
        <w:rPr>
          <w:rtl w:val="0"/>
        </w:rPr>
        <w:t xml:space="preserve"> </w:t>
      </w:r>
      <w:r w:rsidDel="00000000" w:rsidR="00000000" w:rsidRPr="00000000">
        <w:rPr>
          <w:rtl w:val="0"/>
        </w:rPr>
        <w:t xml:space="preserve">3-4,5 millió Ft). Megbízhatóak és alacsony fogyasztásúak.</w:t>
      </w:r>
      <w:r w:rsidDel="00000000" w:rsidR="00000000" w:rsidRPr="00000000">
        <w:rPr>
          <w:rtl w:val="0"/>
        </w:rPr>
        <w:t xml:space="preserve"> </w:t>
      </w:r>
      <w:r w:rsidDel="00000000" w:rsidR="00000000" w:rsidRPr="00000000">
        <w:rPr>
          <w:rtl w:val="0"/>
        </w:rPr>
        <w:t xml:space="preserve">Jó választás lehet még a </w:t>
      </w:r>
      <w:r w:rsidDel="00000000" w:rsidR="00000000" w:rsidRPr="00000000">
        <w:rPr>
          <w:b w:val="1"/>
          <w:bCs w:val="1"/>
          <w:rtl w:val="0"/>
        </w:rPr>
        <w:t xml:space="preserve">Honda Civic Hybrid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widowControl w:val="0"/>
        <w:numPr>
          <w:ilvl w:val="0"/>
          <w:numId w:val="8"/>
        </w:numPr>
        <w:spacing w:after="240" w:before="0" w:beforeAutospacing="0" w:lineRule="auto"/>
        <w:ind w:left="720" w:hanging="360"/>
      </w:pPr>
      <w:r w:rsidDel="00000000" w:rsidR="00000000" w:rsidRPr="00000000">
        <w:rPr>
          <w:b w:val="1"/>
          <w:bCs w:val="1"/>
          <w:rtl w:val="0"/>
        </w:rPr>
        <w:t xml:space="preserve">Elektromos autók:</w:t>
      </w:r>
      <w:r w:rsidDel="00000000" w:rsidR="00000000" w:rsidRPr="00000000">
        <w:rPr>
          <w:rtl w:val="0"/>
        </w:rPr>
        <w:t xml:space="preserve"> A legolcsóbb modellek (Peugeot iOn, Mitsubishi i-MiEV, Citroën C-Zero) 1,4-1,8 millió forinttól kaphatók, de inkább városi használatra alkalmasak (70-80 km valós hatótáv).</w:t>
      </w:r>
      <w:r w:rsidDel="00000000" w:rsidR="00000000" w:rsidRPr="00000000">
        <w:rPr>
          <w:rtl w:val="0"/>
        </w:rPr>
        <w:t xml:space="preserve"> </w:t>
      </w:r>
      <w:r w:rsidDel="00000000" w:rsidR="00000000" w:rsidRPr="00000000">
        <w:rPr>
          <w:rtl w:val="0"/>
        </w:rPr>
        <w:t xml:space="preserve">Nagyobb népszerűségnek örvend a </w:t>
      </w:r>
      <w:r w:rsidDel="00000000" w:rsidR="00000000" w:rsidRPr="00000000">
        <w:rPr>
          <w:b w:val="1"/>
          <w:bCs w:val="1"/>
          <w:rtl w:val="0"/>
        </w:rPr>
        <w:t xml:space="preserve">Nissan Leaf első generációja</w:t>
      </w:r>
      <w:r w:rsidDel="00000000" w:rsidR="00000000" w:rsidRPr="00000000">
        <w:rPr>
          <w:rtl w:val="0"/>
        </w:rPr>
        <w:t xml:space="preserve"> (24 kWh-s akkumulátorral szerelt példányok).</w:t>
      </w:r>
      <w:r w:rsidDel="00000000" w:rsidR="00000000" w:rsidRPr="00000000">
        <w:rPr>
          <w:rtl w:val="0"/>
        </w:rPr>
        <w:t xml:space="preserve"> </w:t>
      </w:r>
      <w:r w:rsidDel="00000000" w:rsidR="00000000" w:rsidRPr="00000000">
        <w:rPr>
          <w:rtl w:val="0"/>
        </w:rPr>
        <w:t xml:space="preserve">A </w:t>
      </w:r>
      <w:r w:rsidDel="00000000" w:rsidR="00000000" w:rsidRPr="00000000">
        <w:rPr>
          <w:b w:val="1"/>
          <w:bCs w:val="1"/>
          <w:rtl w:val="0"/>
        </w:rPr>
        <w:t xml:space="preserve">Nissan Leaf</w:t>
      </w:r>
      <w:r w:rsidDel="00000000" w:rsidR="00000000" w:rsidRPr="00000000">
        <w:rPr>
          <w:rtl w:val="0"/>
        </w:rPr>
        <w:t xml:space="preserve"> átlagára egy év alatt 15,2%-kal, körülbelül 4,99 millió forintra csökkent.</w:t>
      </w:r>
      <w:r w:rsidDel="00000000" w:rsidR="00000000" w:rsidRPr="00000000">
        <w:rPr>
          <w:rtl w:val="0"/>
        </w:rPr>
      </w:r>
    </w:p>
    <w:p w:rsidR="00000000" w:rsidDel="00000000" w:rsidP="00000000" w:rsidRDefault="00000000" w:rsidRPr="00000000" w14:paraId="0000000B">
      <w:pPr>
        <w:widowControl w:val="0"/>
        <w:rPr>
          <w:b w:val="1"/>
          <w:bCs w:val="1"/>
        </w:rPr>
      </w:pPr>
      <w:r w:rsidDel="00000000" w:rsidR="00000000" w:rsidRPr="00000000">
        <w:rPr>
          <w:b w:val="1"/>
          <w:bCs w:val="1"/>
          <w:rtl w:val="0"/>
        </w:rPr>
        <w:t xml:space="preserve">5-10 millió forintos ársáv</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Ez a legdinamikusabban bővülő szegmens, ahol már újszerű, modern technológiával felszerelt modellek is megjelennek:</w:t>
      </w:r>
      <w:r w:rsidDel="00000000" w:rsidR="00000000" w:rsidRPr="00000000">
        <w:rPr>
          <w:rtl w:val="0"/>
        </w:rPr>
      </w:r>
    </w:p>
    <w:p w:rsidR="00000000" w:rsidDel="00000000" w:rsidP="00000000" w:rsidRDefault="00000000" w:rsidRPr="00000000" w14:paraId="0000000E">
      <w:pPr>
        <w:widowControl w:val="0"/>
        <w:numPr>
          <w:ilvl w:val="0"/>
          <w:numId w:val="21"/>
        </w:numPr>
        <w:spacing w:after="0" w:afterAutospacing="0" w:before="240" w:lineRule="auto"/>
        <w:ind w:left="720" w:hanging="360"/>
      </w:pPr>
      <w:r w:rsidDel="00000000" w:rsidR="00000000" w:rsidRPr="00000000">
        <w:rPr>
          <w:b w:val="1"/>
          <w:bCs w:val="1"/>
          <w:rtl w:val="0"/>
        </w:rPr>
        <w:t xml:space="preserve">Elektromos autók:</w:t>
      </w:r>
      <w:r w:rsidDel="00000000" w:rsidR="00000000" w:rsidRPr="00000000">
        <w:rPr>
          <w:rtl w:val="0"/>
        </w:rPr>
      </w:r>
    </w:p>
    <w:p w:rsidR="00000000" w:rsidDel="00000000" w:rsidP="00000000" w:rsidRDefault="00000000" w:rsidRPr="00000000" w14:paraId="0000000F">
      <w:pPr>
        <w:widowControl w:val="0"/>
        <w:numPr>
          <w:ilvl w:val="1"/>
          <w:numId w:val="21"/>
        </w:numPr>
        <w:spacing w:after="0" w:afterAutospacing="0" w:before="0" w:beforeAutospacing="0" w:lineRule="auto"/>
        <w:ind w:left="1440" w:hanging="360"/>
      </w:pPr>
      <w:r w:rsidDel="00000000" w:rsidR="00000000" w:rsidRPr="00000000">
        <w:rPr>
          <w:b w:val="1"/>
          <w:bCs w:val="1"/>
          <w:rtl w:val="0"/>
        </w:rPr>
        <w:t xml:space="preserve">Tesla Model 3 (alapváltozatok):</w:t>
      </w:r>
      <w:r w:rsidDel="00000000" w:rsidR="00000000" w:rsidRPr="00000000">
        <w:rPr>
          <w:rtl w:val="0"/>
        </w:rPr>
        <w:t xml:space="preserve"> Az árcsökkenés egyik legnagyobb nyertese, a kereslet háromszorosára nőtt iránta, ezzel a legkeresettebb használt villanyautó Magyarországon.</w:t>
      </w:r>
      <w:r w:rsidDel="00000000" w:rsidR="00000000" w:rsidRPr="00000000">
        <w:rPr>
          <w:rtl w:val="0"/>
        </w:rPr>
      </w:r>
    </w:p>
    <w:p w:rsidR="00000000" w:rsidDel="00000000" w:rsidP="00000000" w:rsidRDefault="00000000" w:rsidRPr="00000000" w14:paraId="00000010">
      <w:pPr>
        <w:widowControl w:val="0"/>
        <w:numPr>
          <w:ilvl w:val="1"/>
          <w:numId w:val="21"/>
        </w:numPr>
        <w:spacing w:after="0" w:afterAutospacing="0" w:before="0" w:beforeAutospacing="0" w:lineRule="auto"/>
        <w:ind w:left="1440" w:hanging="360"/>
      </w:pPr>
      <w:r w:rsidDel="00000000" w:rsidR="00000000" w:rsidRPr="00000000">
        <w:rPr>
          <w:b w:val="1"/>
          <w:bCs w:val="1"/>
          <w:rtl w:val="0"/>
        </w:rPr>
        <w:t xml:space="preserve">Volkswagen ID.3:</w:t>
      </w:r>
      <w:r w:rsidDel="00000000" w:rsidR="00000000" w:rsidRPr="00000000">
        <w:rPr>
          <w:rtl w:val="0"/>
        </w:rPr>
        <w:t xml:space="preserve"> Átlagára 8,6 millió forint körül alakul, ami rendkívül vonzó opció (kb.</w:t>
      </w:r>
      <w:r w:rsidDel="00000000" w:rsidR="00000000" w:rsidRPr="00000000">
        <w:rPr>
          <w:rtl w:val="0"/>
        </w:rPr>
        <w:t xml:space="preserve"> </w:t>
      </w:r>
      <w:r w:rsidDel="00000000" w:rsidR="00000000" w:rsidRPr="00000000">
        <w:rPr>
          <w:rtl w:val="0"/>
        </w:rPr>
        <w:t xml:space="preserve">30%-kal olcsóbb az újkori áránál).</w:t>
      </w:r>
      <w:r w:rsidDel="00000000" w:rsidR="00000000" w:rsidRPr="00000000">
        <w:rPr>
          <w:rtl w:val="0"/>
        </w:rPr>
      </w:r>
    </w:p>
    <w:p w:rsidR="00000000" w:rsidDel="00000000" w:rsidP="00000000" w:rsidRDefault="00000000" w:rsidRPr="00000000" w14:paraId="00000011">
      <w:pPr>
        <w:widowControl w:val="0"/>
        <w:numPr>
          <w:ilvl w:val="1"/>
          <w:numId w:val="21"/>
        </w:numPr>
        <w:spacing w:after="0" w:afterAutospacing="0" w:before="0" w:beforeAutospacing="0" w:lineRule="auto"/>
        <w:ind w:left="1440" w:hanging="360"/>
      </w:pPr>
      <w:r w:rsidDel="00000000" w:rsidR="00000000" w:rsidRPr="00000000">
        <w:rPr>
          <w:b w:val="1"/>
          <w:bCs w:val="1"/>
          <w:rtl w:val="0"/>
        </w:rPr>
        <w:t xml:space="preserve">Hyundai Kona Electric:</w:t>
      </w:r>
      <w:r w:rsidDel="00000000" w:rsidR="00000000" w:rsidRPr="00000000">
        <w:rPr>
          <w:rtl w:val="0"/>
        </w:rPr>
        <w:t xml:space="preserve"> Átlagosan 8,15 millió forintért kapható, ára közel 10%-ot esett.</w:t>
      </w:r>
      <w:r w:rsidDel="00000000" w:rsidR="00000000" w:rsidRPr="00000000">
        <w:rPr>
          <w:rtl w:val="0"/>
        </w:rPr>
      </w:r>
    </w:p>
    <w:p w:rsidR="00000000" w:rsidDel="00000000" w:rsidP="00000000" w:rsidRDefault="00000000" w:rsidRPr="00000000" w14:paraId="00000012">
      <w:pPr>
        <w:widowControl w:val="0"/>
        <w:numPr>
          <w:ilvl w:val="1"/>
          <w:numId w:val="21"/>
        </w:numPr>
        <w:spacing w:after="0" w:afterAutospacing="0" w:before="0" w:beforeAutospacing="0" w:lineRule="auto"/>
        <w:ind w:left="1440" w:hanging="360"/>
      </w:pPr>
      <w:r w:rsidDel="00000000" w:rsidR="00000000" w:rsidRPr="00000000">
        <w:rPr>
          <w:rtl w:val="0"/>
        </w:rPr>
        <w:t xml:space="preserve">Ezek a modellek már hosszabb utakra is alkalmasak, </w:t>
      </w:r>
      <w:r w:rsidDel="00000000" w:rsidR="00000000" w:rsidRPr="00000000">
        <w:rPr>
          <w:b w:val="1"/>
          <w:bCs w:val="1"/>
          <w:rtl w:val="0"/>
        </w:rPr>
        <w:t xml:space="preserve">200-350 km közötti valós hatótávval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widowControl w:val="0"/>
        <w:numPr>
          <w:ilvl w:val="0"/>
          <w:numId w:val="21"/>
        </w:numPr>
        <w:spacing w:after="240" w:before="0" w:beforeAutospacing="0" w:lineRule="auto"/>
        <w:ind w:left="720" w:hanging="360"/>
      </w:pPr>
      <w:r w:rsidDel="00000000" w:rsidR="00000000" w:rsidRPr="00000000">
        <w:rPr>
          <w:b w:val="1"/>
          <w:bCs w:val="1"/>
          <w:rtl w:val="0"/>
        </w:rPr>
        <w:t xml:space="preserve">Hibridek:</w:t>
      </w:r>
      <w:r w:rsidDel="00000000" w:rsidR="00000000" w:rsidRPr="00000000">
        <w:rPr>
          <w:rtl w:val="0"/>
        </w:rPr>
        <w:t xml:space="preserve"> A fiatalabb (6-10 éves) </w:t>
      </w:r>
      <w:r w:rsidDel="00000000" w:rsidR="00000000" w:rsidRPr="00000000">
        <w:rPr>
          <w:b w:val="1"/>
          <w:bCs w:val="1"/>
          <w:rtl w:val="0"/>
        </w:rPr>
        <w:t xml:space="preserve">Toyota C-HR, Corolla és RAV4 Hybrid</w:t>
      </w:r>
      <w:r w:rsidDel="00000000" w:rsidR="00000000" w:rsidRPr="00000000">
        <w:rPr>
          <w:rtl w:val="0"/>
        </w:rPr>
        <w:t xml:space="preserve"> modellek továbbra is rendkívül népszerűek.</w:t>
      </w:r>
      <w:r w:rsidDel="00000000" w:rsidR="00000000" w:rsidRPr="00000000">
        <w:rPr>
          <w:rtl w:val="0"/>
        </w:rPr>
        <w:t xml:space="preserve"> </w:t>
      </w:r>
      <w:r w:rsidDel="00000000" w:rsidR="00000000" w:rsidRPr="00000000">
        <w:rPr>
          <w:rtl w:val="0"/>
        </w:rPr>
        <w:t xml:space="preserve">Megjelennek a </w:t>
      </w:r>
      <w:r w:rsidDel="00000000" w:rsidR="00000000" w:rsidRPr="00000000">
        <w:rPr>
          <w:b w:val="1"/>
          <w:bCs w:val="1"/>
          <w:rtl w:val="0"/>
        </w:rPr>
        <w:t xml:space="preserve">plug-in hibrid modellek</w:t>
      </w:r>
      <w:r w:rsidDel="00000000" w:rsidR="00000000" w:rsidRPr="00000000">
        <w:rPr>
          <w:rtl w:val="0"/>
        </w:rPr>
        <w:t xml:space="preserve"> is, mint a Kia Optima PHEV vagy a Volkswagen Passat GTE.</w:t>
      </w:r>
      <w:r w:rsidDel="00000000" w:rsidR="00000000" w:rsidRPr="00000000">
        <w:rPr>
          <w:rtl w:val="0"/>
        </w:rPr>
      </w:r>
    </w:p>
    <w:p w:rsidR="00000000" w:rsidDel="00000000" w:rsidP="00000000" w:rsidRDefault="00000000" w:rsidRPr="00000000" w14:paraId="00000014">
      <w:pPr>
        <w:widowControl w:val="0"/>
        <w:rPr>
          <w:b w:val="1"/>
          <w:bCs w:val="1"/>
        </w:rPr>
      </w:pPr>
      <w:r w:rsidDel="00000000" w:rsidR="00000000" w:rsidRPr="00000000">
        <w:rPr>
          <w:b w:val="1"/>
          <w:bCs w:val="1"/>
          <w:rtl w:val="0"/>
        </w:rPr>
        <w:t xml:space="preserve">10 millió forint feletti ársáv</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prémium kategóriában a legújabb technológiát képviselő, nagy hatótávú modellek a meghatározóak:</w:t>
      </w:r>
      <w:r w:rsidDel="00000000" w:rsidR="00000000" w:rsidRPr="00000000">
        <w:rPr>
          <w:rtl w:val="0"/>
        </w:rPr>
      </w:r>
    </w:p>
    <w:p w:rsidR="00000000" w:rsidDel="00000000" w:rsidP="00000000" w:rsidRDefault="00000000" w:rsidRPr="00000000" w14:paraId="00000017">
      <w:pPr>
        <w:widowControl w:val="0"/>
        <w:numPr>
          <w:ilvl w:val="0"/>
          <w:numId w:val="39"/>
        </w:numPr>
        <w:spacing w:after="0" w:afterAutospacing="0" w:before="240" w:lineRule="auto"/>
        <w:ind w:left="720" w:hanging="360"/>
      </w:pPr>
      <w:r w:rsidDel="00000000" w:rsidR="00000000" w:rsidRPr="00000000">
        <w:rPr>
          <w:b w:val="1"/>
          <w:bCs w:val="1"/>
          <w:rtl w:val="0"/>
        </w:rPr>
        <w:t xml:space="preserve">Elektromos autók:</w:t>
      </w:r>
      <w:r w:rsidDel="00000000" w:rsidR="00000000" w:rsidRPr="00000000">
        <w:rPr>
          <w:rtl w:val="0"/>
        </w:rPr>
        <w:t xml:space="preserve"> A piacot továbbra is a </w:t>
      </w:r>
      <w:r w:rsidDel="00000000" w:rsidR="00000000" w:rsidRPr="00000000">
        <w:rPr>
          <w:b w:val="1"/>
          <w:bCs w:val="1"/>
          <w:rtl w:val="0"/>
        </w:rPr>
        <w:t xml:space="preserve">Tesla Model Y</w:t>
      </w:r>
      <w:r w:rsidDel="00000000" w:rsidR="00000000" w:rsidRPr="00000000">
        <w:rPr>
          <w:rtl w:val="0"/>
        </w:rPr>
        <w:t xml:space="preserve"> (átlagár 14,6 millió Ft, kereslet növekedése 41,8%), a </w:t>
      </w:r>
      <w:r w:rsidDel="00000000" w:rsidR="00000000" w:rsidRPr="00000000">
        <w:rPr>
          <w:b w:val="1"/>
          <w:bCs w:val="1"/>
          <w:rtl w:val="0"/>
        </w:rPr>
        <w:t xml:space="preserve">Tesla Model 3</w:t>
      </w:r>
      <w:r w:rsidDel="00000000" w:rsidR="00000000" w:rsidRPr="00000000">
        <w:rPr>
          <w:rtl w:val="0"/>
        </w:rPr>
        <w:t xml:space="preserve"> és a prémium német márkák (BMW, Mercedes) modelljei uralják.</w:t>
      </w:r>
      <w:r w:rsidDel="00000000" w:rsidR="00000000" w:rsidRPr="00000000">
        <w:rPr>
          <w:rtl w:val="0"/>
        </w:rPr>
        <w:t xml:space="preserve"> </w:t>
      </w:r>
      <w:r w:rsidDel="00000000" w:rsidR="00000000" w:rsidRPr="00000000">
        <w:rPr>
          <w:rtl w:val="0"/>
        </w:rPr>
        <w:t xml:space="preserve">Egyre nagyobb számban jelennek meg a modern, nagy hatótávú járművek, mint a </w:t>
      </w:r>
      <w:r w:rsidDel="00000000" w:rsidR="00000000" w:rsidRPr="00000000">
        <w:rPr>
          <w:b w:val="1"/>
          <w:bCs w:val="1"/>
          <w:rtl w:val="0"/>
        </w:rPr>
        <w:t xml:space="preserve">Hyundai Ioniq 6</w:t>
      </w:r>
      <w:r w:rsidDel="00000000" w:rsidR="00000000" w:rsidRPr="00000000">
        <w:rPr>
          <w:rtl w:val="0"/>
        </w:rPr>
        <w:t xml:space="preserve"> is.</w:t>
      </w:r>
      <w:r w:rsidDel="00000000" w:rsidR="00000000" w:rsidRPr="00000000">
        <w:rPr>
          <w:rtl w:val="0"/>
        </w:rPr>
      </w:r>
    </w:p>
    <w:p w:rsidR="00000000" w:rsidDel="00000000" w:rsidP="00000000" w:rsidRDefault="00000000" w:rsidRPr="00000000" w14:paraId="00000018">
      <w:pPr>
        <w:widowControl w:val="0"/>
        <w:numPr>
          <w:ilvl w:val="0"/>
          <w:numId w:val="39"/>
        </w:numPr>
        <w:spacing w:after="240" w:before="0" w:beforeAutospacing="0" w:lineRule="auto"/>
        <w:ind w:left="720" w:hanging="360"/>
      </w:pPr>
      <w:r w:rsidDel="00000000" w:rsidR="00000000" w:rsidRPr="00000000">
        <w:rPr>
          <w:b w:val="1"/>
          <w:bCs w:val="1"/>
          <w:rtl w:val="0"/>
        </w:rPr>
        <w:t xml:space="preserve">Hibridek:</w:t>
      </w:r>
      <w:r w:rsidDel="00000000" w:rsidR="00000000" w:rsidRPr="00000000">
        <w:rPr>
          <w:rtl w:val="0"/>
        </w:rPr>
        <w:t xml:space="preserve"> A hibridek képviselik a legdrágább kategóriát (átlagár 10,99 millió Ft). Itt olyan prémium SUV-ok dominálnak, mint a </w:t>
      </w:r>
      <w:r w:rsidDel="00000000" w:rsidR="00000000" w:rsidRPr="00000000">
        <w:rPr>
          <w:b w:val="1"/>
          <w:bCs w:val="1"/>
          <w:rtl w:val="0"/>
        </w:rPr>
        <w:t xml:space="preserve">Lexus RX és NX</w:t>
      </w:r>
      <w:r w:rsidDel="00000000" w:rsidR="00000000" w:rsidRPr="00000000">
        <w:rPr>
          <w:rtl w:val="0"/>
        </w:rPr>
        <w:t xml:space="preserve">, a </w:t>
      </w:r>
      <w:r w:rsidDel="00000000" w:rsidR="00000000" w:rsidRPr="00000000">
        <w:rPr>
          <w:b w:val="1"/>
          <w:bCs w:val="1"/>
          <w:rtl w:val="0"/>
        </w:rPr>
        <w:t xml:space="preserve">Volvo XC90 T8</w:t>
      </w:r>
      <w:r w:rsidDel="00000000" w:rsidR="00000000" w:rsidRPr="00000000">
        <w:rPr>
          <w:rtl w:val="0"/>
        </w:rPr>
        <w:t xml:space="preserve">, vagy a </w:t>
      </w:r>
      <w:r w:rsidDel="00000000" w:rsidR="00000000" w:rsidRPr="00000000">
        <w:rPr>
          <w:b w:val="1"/>
          <w:bCs w:val="1"/>
          <w:rtl w:val="0"/>
        </w:rPr>
        <w:t xml:space="preserve">BMW X5</w:t>
      </w:r>
      <w:r w:rsidDel="00000000" w:rsidR="00000000" w:rsidRPr="00000000">
        <w:rPr>
          <w:rtl w:val="0"/>
        </w:rPr>
        <w:t xml:space="preserve"> hibrid változatai.</w:t>
      </w:r>
      <w:r w:rsidDel="00000000" w:rsidR="00000000" w:rsidRPr="00000000">
        <w:rPr>
          <w:rtl w:val="0"/>
        </w:rPr>
      </w:r>
    </w:p>
    <w:p w:rsidR="00000000" w:rsidDel="00000000" w:rsidP="00000000" w:rsidRDefault="00000000" w:rsidRPr="00000000" w14:paraId="00000019">
      <w:pPr>
        <w:widowControl w:val="0"/>
        <w:rPr>
          <w:b w:val="1"/>
          <w:bCs w:val="1"/>
        </w:rPr>
      </w:pPr>
      <w:r w:rsidDel="00000000" w:rsidR="00000000" w:rsidRPr="00000000">
        <w:rPr>
          <w:rtl w:val="0"/>
        </w:rPr>
        <w:t xml:space="preserve">-----</w:t>
      </w: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Az AUTOREG DMS szerepe a folyamatok optimalizálásában</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t xml:space="preserve">Az </w:t>
      </w:r>
      <w:r w:rsidDel="00000000" w:rsidR="00000000" w:rsidRPr="00000000">
        <w:rPr>
          <w:b w:val="1"/>
          <w:bCs w:val="1"/>
          <w:rtl w:val="0"/>
        </w:rPr>
        <w:t xml:space="preserve">AUTOREG</w:t>
      </w:r>
      <w:r w:rsidDel="00000000" w:rsidR="00000000" w:rsidRPr="00000000">
        <w:rPr>
          <w:rtl w:val="0"/>
        </w:rPr>
        <w:t xml:space="preserve"> egy kifejezetten autókereskedők számára fejlesztett ügyviteli rendszer, amelynek moduljai hatékonyan támogathatják a hibrid és elektromos járművek értékesítését.</w:t>
      </w:r>
      <w:r w:rsidDel="00000000" w:rsidR="00000000" w:rsidRPr="00000000">
        <w:rPr>
          <w:b w:val="1"/>
          <w:bCs w:val="1"/>
          <w:rtl w:val="0"/>
        </w:rPr>
        <w:t xml:space="preserve">Készletkezelés Optimalizálása</w:t>
      </w:r>
      <w:r w:rsidDel="00000000" w:rsidR="00000000" w:rsidRPr="00000000">
        <w:rPr>
          <w:rtl w:val="0"/>
        </w:rPr>
      </w:r>
    </w:p>
    <w:p w:rsidR="00000000" w:rsidDel="00000000" w:rsidP="00000000" w:rsidRDefault="00000000" w:rsidRPr="00000000" w14:paraId="0000001C">
      <w:pPr>
        <w:widowControl w:val="0"/>
        <w:numPr>
          <w:ilvl w:val="0"/>
          <w:numId w:val="12"/>
        </w:numPr>
        <w:spacing w:after="0" w:afterAutospacing="0" w:before="240" w:lineRule="auto"/>
        <w:ind w:left="720" w:hanging="360"/>
      </w:pPr>
      <w:r w:rsidDel="00000000" w:rsidR="00000000" w:rsidRPr="00000000">
        <w:rPr>
          <w:b w:val="1"/>
          <w:bCs w:val="1"/>
          <w:rtl w:val="0"/>
        </w:rPr>
        <w:t xml:space="preserve">Egyedi adatmezők:</w:t>
      </w:r>
      <w:r w:rsidDel="00000000" w:rsidR="00000000" w:rsidRPr="00000000">
        <w:rPr>
          <w:rtl w:val="0"/>
        </w:rPr>
        <w:t xml:space="preserve"> A rendszerben rögzíthetők az e-autók szempontjából kritikus adatok: </w:t>
      </w:r>
      <w:r w:rsidDel="00000000" w:rsidR="00000000" w:rsidRPr="00000000">
        <w:rPr>
          <w:b w:val="1"/>
          <w:bCs w:val="1"/>
          <w:rtl w:val="0"/>
        </w:rPr>
        <w:t xml:space="preserve">akkumulátor kapacitása (kWh), garantált és valós hatótáv (WLTP), az akkumulátor állapota (SoH - State of Health)</w:t>
      </w:r>
      <w:r w:rsidDel="00000000" w:rsidR="00000000" w:rsidRPr="00000000">
        <w:rPr>
          <w:rtl w:val="0"/>
        </w:rPr>
        <w:t xml:space="preserve">, töltési típus és maximális töltési teljesítmény.</w:t>
      </w:r>
      <w:r w:rsidDel="00000000" w:rsidR="00000000" w:rsidRPr="00000000">
        <w:rPr>
          <w:rtl w:val="0"/>
        </w:rPr>
        <w:t xml:space="preserve"> </w:t>
      </w:r>
      <w:r w:rsidDel="00000000" w:rsidR="00000000" w:rsidRPr="00000000">
        <w:rPr>
          <w:rtl w:val="0"/>
        </w:rPr>
        <w:t xml:space="preserve">Ez kulcsfontosságú az árazásnál és az értékesítés során.</w:t>
      </w:r>
      <w:r w:rsidDel="00000000" w:rsidR="00000000" w:rsidRPr="00000000">
        <w:rPr>
          <w:rtl w:val="0"/>
        </w:rPr>
      </w:r>
    </w:p>
    <w:p w:rsidR="00000000" w:rsidDel="00000000" w:rsidP="00000000" w:rsidRDefault="00000000" w:rsidRPr="00000000" w14:paraId="0000001D">
      <w:pPr>
        <w:widowControl w:val="0"/>
        <w:numPr>
          <w:ilvl w:val="0"/>
          <w:numId w:val="12"/>
        </w:numPr>
        <w:spacing w:after="240" w:before="0" w:beforeAutospacing="0" w:lineRule="auto"/>
        <w:ind w:left="720" w:hanging="360"/>
      </w:pPr>
      <w:r w:rsidDel="00000000" w:rsidR="00000000" w:rsidRPr="00000000">
        <w:rPr>
          <w:b w:val="1"/>
          <w:bCs w:val="1"/>
          <w:rtl w:val="0"/>
        </w:rPr>
        <w:t xml:space="preserve">Költségkövetés:</w:t>
      </w:r>
      <w:r w:rsidDel="00000000" w:rsidR="00000000" w:rsidRPr="00000000">
        <w:rPr>
          <w:rtl w:val="0"/>
        </w:rPr>
        <w:t xml:space="preserve"> Precízen követhetők az egyes járművekre fordított költségek, beleértve az akkumulátor-diagnosztikát és specifikus szervizelést.</w:t>
      </w:r>
      <w:r w:rsidDel="00000000" w:rsidR="00000000" w:rsidRPr="00000000">
        <w:rPr>
          <w:rtl w:val="0"/>
        </w:rPr>
      </w:r>
    </w:p>
    <w:p w:rsidR="00000000" w:rsidDel="00000000" w:rsidP="00000000" w:rsidRDefault="00000000" w:rsidRPr="00000000" w14:paraId="0000001E">
      <w:pPr>
        <w:widowControl w:val="0"/>
        <w:rPr>
          <w:b w:val="1"/>
          <w:bCs w:val="1"/>
        </w:rPr>
      </w:pPr>
      <w:r w:rsidDel="00000000" w:rsidR="00000000" w:rsidRPr="00000000">
        <w:rPr>
          <w:b w:val="1"/>
          <w:bCs w:val="1"/>
          <w:rtl w:val="0"/>
        </w:rPr>
        <w:t xml:space="preserve">Ügyfélkapcsolat-kezelés (CRM) Optimalizálása</w:t>
      </w:r>
      <w:r w:rsidDel="00000000" w:rsidR="00000000" w:rsidRPr="00000000">
        <w:rPr>
          <w:rtl w:val="0"/>
        </w:rPr>
      </w:r>
    </w:p>
    <w:p w:rsidR="00000000" w:rsidDel="00000000" w:rsidP="00000000" w:rsidRDefault="00000000" w:rsidRPr="00000000" w14:paraId="0000001F">
      <w:pPr>
        <w:widowControl w:val="0"/>
        <w:numPr>
          <w:ilvl w:val="0"/>
          <w:numId w:val="25"/>
        </w:numPr>
        <w:spacing w:after="0" w:afterAutospacing="0" w:before="240" w:lineRule="auto"/>
        <w:ind w:left="720" w:hanging="360"/>
      </w:pPr>
      <w:r w:rsidDel="00000000" w:rsidR="00000000" w:rsidRPr="00000000">
        <w:rPr>
          <w:b w:val="1"/>
          <w:bCs w:val="1"/>
          <w:rtl w:val="0"/>
        </w:rPr>
        <w:t xml:space="preserve">Célzott ügyfél-szegmentálás:</w:t>
      </w:r>
      <w:r w:rsidDel="00000000" w:rsidR="00000000" w:rsidRPr="00000000">
        <w:rPr>
          <w:rtl w:val="0"/>
        </w:rPr>
        <w:t xml:space="preserve"> Az ügyféladatok mellett rögzíthetők az ügyfelek speciális érdeklődési körei (pl.</w:t>
      </w:r>
      <w:r w:rsidDel="00000000" w:rsidR="00000000" w:rsidRPr="00000000">
        <w:rPr>
          <w:rtl w:val="0"/>
        </w:rPr>
        <w:t xml:space="preserve"> </w:t>
      </w:r>
      <w:r w:rsidDel="00000000" w:rsidR="00000000" w:rsidRPr="00000000">
        <w:rPr>
          <w:rtl w:val="0"/>
        </w:rPr>
        <w:t xml:space="preserve">"tisztán elektromos autót keres", "fontos a zöld rendszám").</w:t>
      </w:r>
      <w:r w:rsidDel="00000000" w:rsidR="00000000" w:rsidRPr="00000000">
        <w:rPr>
          <w:rtl w:val="0"/>
        </w:rPr>
        <w:t xml:space="preserve"> </w:t>
      </w:r>
      <w:r w:rsidDel="00000000" w:rsidR="00000000" w:rsidRPr="00000000">
        <w:rPr>
          <w:rtl w:val="0"/>
        </w:rPr>
        <w:t xml:space="preserve">Ez lehetővé teszi </w:t>
      </w:r>
      <w:r w:rsidDel="00000000" w:rsidR="00000000" w:rsidRPr="00000000">
        <w:rPr>
          <w:b w:val="1"/>
          <w:bCs w:val="1"/>
          <w:rtl w:val="0"/>
        </w:rPr>
        <w:t xml:space="preserve">célzott ajánlatok küldését</w:t>
      </w:r>
      <w:r w:rsidDel="00000000" w:rsidR="00000000" w:rsidRPr="00000000">
        <w:rPr>
          <w:rtl w:val="0"/>
        </w:rPr>
        <w:t xml:space="preserve"> és marketingkampányok indítását.</w:t>
      </w:r>
      <w:r w:rsidDel="00000000" w:rsidR="00000000" w:rsidRPr="00000000">
        <w:rPr>
          <w:rtl w:val="0"/>
        </w:rPr>
      </w:r>
    </w:p>
    <w:p w:rsidR="00000000" w:rsidDel="00000000" w:rsidP="00000000" w:rsidRDefault="00000000" w:rsidRPr="00000000" w14:paraId="00000020">
      <w:pPr>
        <w:widowControl w:val="0"/>
        <w:numPr>
          <w:ilvl w:val="0"/>
          <w:numId w:val="25"/>
        </w:numPr>
        <w:spacing w:after="0" w:afterAutospacing="0" w:before="0" w:beforeAutospacing="0" w:lineRule="auto"/>
        <w:ind w:left="720" w:hanging="360"/>
      </w:pPr>
      <w:r w:rsidDel="00000000" w:rsidR="00000000" w:rsidRPr="00000000">
        <w:rPr>
          <w:b w:val="1"/>
          <w:bCs w:val="1"/>
          <w:rtl w:val="0"/>
        </w:rPr>
        <w:t xml:space="preserve">Feladatütemezés integráció:</w:t>
      </w:r>
      <w:r w:rsidDel="00000000" w:rsidR="00000000" w:rsidRPr="00000000">
        <w:rPr>
          <w:rtl w:val="0"/>
        </w:rPr>
        <w:t xml:space="preserve"> Az értékesítők határidős feladatokat (pl.</w:t>
      </w:r>
      <w:r w:rsidDel="00000000" w:rsidR="00000000" w:rsidRPr="00000000">
        <w:rPr>
          <w:rtl w:val="0"/>
        </w:rPr>
        <w:t xml:space="preserve"> </w:t>
      </w:r>
      <w:r w:rsidDel="00000000" w:rsidR="00000000" w:rsidRPr="00000000">
        <w:rPr>
          <w:rtl w:val="0"/>
        </w:rPr>
        <w:t xml:space="preserve">„ügyfél értesítése a beérkező e-autóról”) rendelhetnek magukhoz, biztosítva a következetes ügyfélgondozást.</w:t>
      </w:r>
      <w:r w:rsidDel="00000000" w:rsidR="00000000" w:rsidRPr="00000000">
        <w:rPr>
          <w:rtl w:val="0"/>
        </w:rPr>
      </w:r>
    </w:p>
    <w:p w:rsidR="00000000" w:rsidDel="00000000" w:rsidP="00000000" w:rsidRDefault="00000000" w:rsidRPr="00000000" w14:paraId="00000021">
      <w:pPr>
        <w:widowControl w:val="0"/>
        <w:numPr>
          <w:ilvl w:val="0"/>
          <w:numId w:val="25"/>
        </w:numPr>
        <w:spacing w:after="240" w:before="0" w:beforeAutospacing="0" w:lineRule="auto"/>
        <w:ind w:left="720" w:hanging="360"/>
      </w:pPr>
      <w:r w:rsidDel="00000000" w:rsidR="00000000" w:rsidRPr="00000000">
        <w:rPr>
          <w:b w:val="1"/>
          <w:bCs w:val="1"/>
          <w:rtl w:val="0"/>
        </w:rPr>
        <w:t xml:space="preserve">AI-integráció:</w:t>
      </w:r>
      <w:r w:rsidDel="00000000" w:rsidR="00000000" w:rsidRPr="00000000">
        <w:rPr>
          <w:rtl w:val="0"/>
        </w:rPr>
        <w:t xml:space="preserve"> AI-alapú rendszerekkel integrálva a CRM képes lehet az ügyfél-interakciók elemzésére és a potenciális vevők azonosítására.</w:t>
      </w:r>
      <w:r w:rsidDel="00000000" w:rsidR="00000000" w:rsidRPr="00000000">
        <w:rPr>
          <w:rtl w:val="0"/>
        </w:rPr>
      </w:r>
    </w:p>
    <w:p w:rsidR="00000000" w:rsidDel="00000000" w:rsidP="00000000" w:rsidRDefault="00000000" w:rsidRPr="00000000" w14:paraId="00000022">
      <w:pPr>
        <w:widowControl w:val="0"/>
        <w:rPr>
          <w:b w:val="1"/>
          <w:bCs w:val="1"/>
        </w:rPr>
      </w:pPr>
      <w:r w:rsidDel="00000000" w:rsidR="00000000" w:rsidRPr="00000000">
        <w:rPr>
          <w:b w:val="1"/>
          <w:bCs w:val="1"/>
          <w:rtl w:val="0"/>
        </w:rPr>
        <w:t xml:space="preserve">Adminisztratív és Dokumentumkezelési Folyamatok Optimalizálása</w:t>
      </w:r>
      <w:r w:rsidDel="00000000" w:rsidR="00000000" w:rsidRPr="00000000">
        <w:rPr>
          <w:rtl w:val="0"/>
        </w:rPr>
      </w:r>
    </w:p>
    <w:p w:rsidR="00000000" w:rsidDel="00000000" w:rsidP="00000000" w:rsidRDefault="00000000" w:rsidRPr="00000000" w14:paraId="00000023">
      <w:pPr>
        <w:widowControl w:val="0"/>
        <w:numPr>
          <w:ilvl w:val="0"/>
          <w:numId w:val="13"/>
        </w:numPr>
        <w:spacing w:after="0" w:afterAutospacing="0" w:before="240" w:lineRule="auto"/>
        <w:ind w:left="720" w:hanging="360"/>
      </w:pPr>
      <w:r w:rsidDel="00000000" w:rsidR="00000000" w:rsidRPr="00000000">
        <w:rPr>
          <w:b w:val="1"/>
          <w:bCs w:val="1"/>
          <w:rtl w:val="0"/>
        </w:rPr>
        <w:t xml:space="preserve">Automatikus dokumentumgenerálás:</w:t>
      </w:r>
      <w:r w:rsidDel="00000000" w:rsidR="00000000" w:rsidRPr="00000000">
        <w:rPr>
          <w:rtl w:val="0"/>
        </w:rPr>
        <w:t xml:space="preserve"> A szoftver automatikusan generálja a szükséges dokumentumokat (adásvételi szerződés, meghatalmazás, GDPR nyilatkozat).</w:t>
      </w:r>
      <w:r w:rsidDel="00000000" w:rsidR="00000000" w:rsidRPr="00000000">
        <w:rPr>
          <w:rtl w:val="0"/>
        </w:rPr>
      </w:r>
    </w:p>
    <w:p w:rsidR="00000000" w:rsidDel="00000000" w:rsidP="00000000" w:rsidRDefault="00000000" w:rsidRPr="00000000" w14:paraId="00000024">
      <w:pPr>
        <w:widowControl w:val="0"/>
        <w:numPr>
          <w:ilvl w:val="0"/>
          <w:numId w:val="13"/>
        </w:numPr>
        <w:spacing w:after="240" w:before="0" w:beforeAutospacing="0" w:lineRule="auto"/>
        <w:ind w:left="720" w:hanging="360"/>
      </w:pPr>
      <w:r w:rsidDel="00000000" w:rsidR="00000000" w:rsidRPr="00000000">
        <w:rPr>
          <w:b w:val="1"/>
          <w:bCs w:val="1"/>
          <w:rtl w:val="0"/>
        </w:rPr>
        <w:t xml:space="preserve">Specifikus dokumentumsablonok:</w:t>
      </w:r>
      <w:r w:rsidDel="00000000" w:rsidR="00000000" w:rsidRPr="00000000">
        <w:rPr>
          <w:rtl w:val="0"/>
        </w:rPr>
        <w:t xml:space="preserve"> Létrehozhatók egyedi sablonok, amelyek tartalmazzák az akkumulátorra vonatkozó garanciális feltételeket, a töltési protokollokat vagy az </w:t>
      </w:r>
      <w:r w:rsidDel="00000000" w:rsidR="00000000" w:rsidRPr="00000000">
        <w:rPr>
          <w:b w:val="1"/>
          <w:bCs w:val="1"/>
          <w:rtl w:val="0"/>
        </w:rPr>
        <w:t xml:space="preserve">akkumulátor állapotáról (SoH) szóló átadás-átvételi jegyzőkönyvet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widowControl w:val="0"/>
        <w:rPr>
          <w:b w:val="1"/>
          <w:bCs w:val="1"/>
        </w:rPr>
      </w:pPr>
      <w:r w:rsidDel="00000000" w:rsidR="00000000" w:rsidRPr="00000000">
        <w:rPr>
          <w:b w:val="1"/>
          <w:bCs w:val="1"/>
          <w:rtl w:val="0"/>
        </w:rPr>
        <w:t xml:space="preserve">Integrációs Lehetőségek</w:t>
      </w:r>
      <w:r w:rsidDel="00000000" w:rsidR="00000000" w:rsidRPr="00000000">
        <w:rPr>
          <w:rtl w:val="0"/>
        </w:rPr>
      </w:r>
    </w:p>
    <w:p w:rsidR="00000000" w:rsidDel="00000000" w:rsidP="00000000" w:rsidRDefault="00000000" w:rsidRPr="00000000" w14:paraId="00000026">
      <w:pPr>
        <w:widowControl w:val="0"/>
        <w:numPr>
          <w:ilvl w:val="0"/>
          <w:numId w:val="23"/>
        </w:numPr>
        <w:spacing w:after="0" w:afterAutospacing="0" w:before="240" w:lineRule="auto"/>
        <w:ind w:left="720" w:hanging="360"/>
      </w:pPr>
      <w:r w:rsidDel="00000000" w:rsidR="00000000" w:rsidRPr="00000000">
        <w:rPr>
          <w:rtl w:val="0"/>
        </w:rPr>
        <w:t xml:space="preserve">A rendszer nyitott az egyedi fejlesztésekre, így összekapcsolható külső diagnosztikai eszközökkel (pl.</w:t>
      </w:r>
      <w:r w:rsidDel="00000000" w:rsidR="00000000" w:rsidRPr="00000000">
        <w:rPr>
          <w:rtl w:val="0"/>
        </w:rPr>
        <w:t xml:space="preserve"> </w:t>
      </w:r>
      <w:r w:rsidDel="00000000" w:rsidR="00000000" w:rsidRPr="00000000">
        <w:rPr>
          <w:rtl w:val="0"/>
        </w:rPr>
        <w:t xml:space="preserve">akkumulátor-állapotot mérő szoftverek) vagy pénzügyi rendszerekkel.</w:t>
      </w:r>
      <w:r w:rsidDel="00000000" w:rsidR="00000000" w:rsidRPr="00000000">
        <w:rPr>
          <w:rtl w:val="0"/>
        </w:rPr>
      </w:r>
    </w:p>
    <w:p w:rsidR="00000000" w:rsidDel="00000000" w:rsidP="00000000" w:rsidRDefault="00000000" w:rsidRPr="00000000" w14:paraId="00000027">
      <w:pPr>
        <w:widowControl w:val="0"/>
        <w:numPr>
          <w:ilvl w:val="0"/>
          <w:numId w:val="23"/>
        </w:numPr>
        <w:spacing w:after="240" w:before="0" w:beforeAutospacing="0" w:lineRule="auto"/>
        <w:ind w:left="720" w:hanging="360"/>
      </w:pPr>
      <w:r w:rsidDel="00000000" w:rsidR="00000000" w:rsidRPr="00000000">
        <w:rPr>
          <w:rtl w:val="0"/>
        </w:rPr>
        <w:t xml:space="preserve">A Weboldal modullal lehetséges a készletintegráció a kereskedés saját honlapjával és a legnépszerűbb online hirdetési felületekkel (pl.</w:t>
      </w:r>
      <w:r w:rsidDel="00000000" w:rsidR="00000000" w:rsidRPr="00000000">
        <w:rPr>
          <w:rtl w:val="0"/>
        </w:rPr>
        <w:t xml:space="preserve"> </w:t>
      </w:r>
      <w:r w:rsidDel="00000000" w:rsidR="00000000" w:rsidRPr="00000000">
        <w:rPr>
          <w:rtl w:val="0"/>
        </w:rPr>
        <w:t xml:space="preserve">Használtautó.hu).</w:t>
      </w:r>
      <w:r w:rsidDel="00000000" w:rsidR="00000000" w:rsidRPr="00000000">
        <w:rPr>
          <w:rtl w:val="0"/>
        </w:rPr>
      </w:r>
    </w:p>
    <w:p w:rsidR="00000000" w:rsidDel="00000000" w:rsidP="00000000" w:rsidRDefault="00000000" w:rsidRPr="00000000" w14:paraId="00000028">
      <w:pPr>
        <w:widowControl w:val="0"/>
        <w:rPr>
          <w:b w:val="1"/>
          <w:bCs w:val="1"/>
        </w:rPr>
      </w:pPr>
      <w:r w:rsidDel="00000000" w:rsidR="00000000" w:rsidRPr="00000000">
        <w:rPr>
          <w:rtl w:val="0"/>
        </w:rPr>
        <w:t xml:space="preserve">-----</w:t>
      </w: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Kiberbiztonsági Követelmények: A NIS2 Irányelv és a Magyar Szabályozás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t xml:space="preserve">A NIS2 irányelvet átültető magyar jogszabály (2024.</w:t>
      </w:r>
      <w:r w:rsidDel="00000000" w:rsidR="00000000" w:rsidRPr="00000000">
        <w:rPr>
          <w:rtl w:val="0"/>
        </w:rPr>
        <w:t xml:space="preserve"> </w:t>
      </w:r>
      <w:r w:rsidDel="00000000" w:rsidR="00000000" w:rsidRPr="00000000">
        <w:rPr>
          <w:rtl w:val="0"/>
        </w:rPr>
        <w:t xml:space="preserve">évi LXIX. törvény) hatálya alá tartozik a közepes méretű, AI-alapú rendszereket használó autókereskedések jelentős része, különösen, ha a vállalkozás meghaladja az 50 fős létszámot vagy a 10 millió eurós árbevételt.</w:t>
      </w:r>
      <w:r w:rsidDel="00000000" w:rsidR="00000000" w:rsidRPr="00000000">
        <w:rPr>
          <w:rtl w:val="0"/>
        </w:rPr>
        <w:t xml:space="preserve"> </w:t>
      </w:r>
      <w:r w:rsidDel="00000000" w:rsidR="00000000" w:rsidRPr="00000000">
        <w:rPr>
          <w:rtl w:val="0"/>
        </w:rPr>
        <w:t xml:space="preserve">A felügyelő hatóság a Szabályozott Tevékenységek Felügyeleti Hatósága (SZTFH).</w:t>
      </w:r>
      <w:r w:rsidDel="00000000" w:rsidR="00000000" w:rsidRPr="00000000">
        <w:rPr>
          <w:b w:val="1"/>
          <w:bCs w:val="1"/>
          <w:rtl w:val="0"/>
        </w:rPr>
        <w:t xml:space="preserve">Konkrét Kiberbiztonsági Intézkedések és Kockázatkezelési Eljárások</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törvény arányos védelmi intézkedések bevezetését írja elő:</w:t>
      </w:r>
      <w:r w:rsidDel="00000000" w:rsidR="00000000" w:rsidRPr="00000000">
        <w:rPr>
          <w:rtl w:val="0"/>
        </w:rPr>
      </w:r>
    </w:p>
    <w:p w:rsidR="00000000" w:rsidDel="00000000" w:rsidP="00000000" w:rsidRDefault="00000000" w:rsidRPr="00000000" w14:paraId="0000002D">
      <w:pPr>
        <w:widowControl w:val="0"/>
        <w:numPr>
          <w:ilvl w:val="0"/>
          <w:numId w:val="3"/>
        </w:numPr>
        <w:spacing w:after="0" w:afterAutospacing="0" w:before="240" w:lineRule="auto"/>
        <w:ind w:left="720" w:hanging="360"/>
      </w:pPr>
      <w:r w:rsidDel="00000000" w:rsidR="00000000" w:rsidRPr="00000000">
        <w:rPr>
          <w:b w:val="1"/>
          <w:bCs w:val="1"/>
          <w:rtl w:val="0"/>
        </w:rPr>
        <w:t xml:space="preserve">Kockázatelemzés és szabályzatok:</w:t>
      </w:r>
      <w:r w:rsidDel="00000000" w:rsidR="00000000" w:rsidRPr="00000000">
        <w:rPr>
          <w:rtl w:val="0"/>
        </w:rPr>
        <w:t xml:space="preserve"> Rendszeres kockázatelemzést kell végezni, és erre alapozva belső biztonsági szabályzatokat kell kidolgozni és alkalmazni.</w:t>
      </w:r>
      <w:r w:rsidDel="00000000" w:rsidR="00000000" w:rsidRPr="00000000">
        <w:rPr>
          <w:rtl w:val="0"/>
        </w:rPr>
      </w:r>
    </w:p>
    <w:p w:rsidR="00000000" w:rsidDel="00000000" w:rsidP="00000000" w:rsidRDefault="00000000" w:rsidRPr="00000000" w14:paraId="0000002E">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Adatkezelés és hálózati biztonság:</w:t>
      </w:r>
      <w:r w:rsidDel="00000000" w:rsidR="00000000" w:rsidRPr="00000000">
        <w:rPr>
          <w:rtl w:val="0"/>
        </w:rPr>
      </w:r>
    </w:p>
    <w:p w:rsidR="00000000" w:rsidDel="00000000" w:rsidP="00000000" w:rsidRDefault="00000000" w:rsidRPr="00000000" w14:paraId="0000002F">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Titkosítás:</w:t>
      </w:r>
      <w:r w:rsidDel="00000000" w:rsidR="00000000" w:rsidRPr="00000000">
        <w:rPr>
          <w:rtl w:val="0"/>
        </w:rPr>
        <w:t xml:space="preserve"> Kriptográfiai és titkosítási megoldásokat kell alkalmazni az érzékeny adatok védelmére (tárolás és továbbítás során).</w:t>
      </w:r>
      <w:r w:rsidDel="00000000" w:rsidR="00000000" w:rsidRPr="00000000">
        <w:rPr>
          <w:rtl w:val="0"/>
        </w:rPr>
      </w:r>
    </w:p>
    <w:p w:rsidR="00000000" w:rsidDel="00000000" w:rsidP="00000000" w:rsidRDefault="00000000" w:rsidRPr="00000000" w14:paraId="00000030">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Hozzáférés-kezelés:</w:t>
      </w:r>
      <w:r w:rsidDel="00000000" w:rsidR="00000000" w:rsidRPr="00000000">
        <w:rPr>
          <w:rtl w:val="0"/>
        </w:rPr>
        <w:t xml:space="preserve"> Szigorú jogosultságkezelési szabályzatok alkalmazása az AI-alapú CRM és készletkezelő rendszerekhez.</w:t>
      </w:r>
      <w:r w:rsidDel="00000000" w:rsidR="00000000" w:rsidRPr="00000000">
        <w:rPr>
          <w:rtl w:val="0"/>
        </w:rPr>
      </w:r>
    </w:p>
    <w:p w:rsidR="00000000" w:rsidDel="00000000" w:rsidP="00000000" w:rsidRDefault="00000000" w:rsidRPr="00000000" w14:paraId="00000031">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Hálózatbiztonság:</w:t>
      </w:r>
      <w:r w:rsidDel="00000000" w:rsidR="00000000" w:rsidRPr="00000000">
        <w:rPr>
          <w:rtl w:val="0"/>
        </w:rPr>
        <w:t xml:space="preserve"> Korszerű védelmi eszközök (tűzfalak, behatolásérzékelő rendszerek - IDS/IPS) alkalmazása.</w:t>
      </w:r>
      <w:r w:rsidDel="00000000" w:rsidR="00000000" w:rsidRPr="00000000">
        <w:rPr>
          <w:rtl w:val="0"/>
        </w:rPr>
      </w:r>
    </w:p>
    <w:p w:rsidR="00000000" w:rsidDel="00000000" w:rsidP="00000000" w:rsidRDefault="00000000" w:rsidRPr="00000000" w14:paraId="00000032">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AI biztonsága:</w:t>
      </w:r>
      <w:r w:rsidDel="00000000" w:rsidR="00000000" w:rsidRPr="00000000">
        <w:rPr>
          <w:rtl w:val="0"/>
        </w:rPr>
        <w:t xml:space="preserve"> Az AI-alapú rendszereket védeni kell a specifikus támadásokkal (pl.</w:t>
      </w:r>
      <w:r w:rsidDel="00000000" w:rsidR="00000000" w:rsidRPr="00000000">
        <w:rPr>
          <w:rtl w:val="0"/>
        </w:rPr>
        <w:t xml:space="preserve"> </w:t>
      </w:r>
      <w:r w:rsidDel="00000000" w:rsidR="00000000" w:rsidRPr="00000000">
        <w:rPr>
          <w:rtl w:val="0"/>
        </w:rPr>
        <w:t xml:space="preserve">adatmérgezés, modell-lopás) szemben.</w:t>
      </w:r>
      <w:r w:rsidDel="00000000" w:rsidR="00000000" w:rsidRPr="00000000">
        <w:rPr>
          <w:rtl w:val="0"/>
        </w:rPr>
      </w:r>
    </w:p>
    <w:p w:rsidR="00000000" w:rsidDel="00000000" w:rsidP="00000000" w:rsidRDefault="00000000" w:rsidRPr="00000000" w14:paraId="00000033">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Ellátási lánc biztonsága:</w:t>
      </w:r>
      <w:r w:rsidDel="00000000" w:rsidR="00000000" w:rsidRPr="00000000">
        <w:rPr>
          <w:rtl w:val="0"/>
        </w:rPr>
        <w:t xml:space="preserve"> Az AI-rendszer és más szoftverek beszállítóinak kiberbiztonsági megfelelőségét is ellenőrizni kell.</w:t>
      </w:r>
      <w:r w:rsidDel="00000000" w:rsidR="00000000" w:rsidRPr="00000000">
        <w:rPr>
          <w:rtl w:val="0"/>
        </w:rPr>
      </w:r>
    </w:p>
    <w:p w:rsidR="00000000" w:rsidDel="00000000" w:rsidP="00000000" w:rsidRDefault="00000000" w:rsidRPr="00000000" w14:paraId="00000034">
      <w:pPr>
        <w:widowControl w:val="0"/>
        <w:numPr>
          <w:ilvl w:val="0"/>
          <w:numId w:val="3"/>
        </w:numPr>
        <w:spacing w:after="240" w:before="0" w:beforeAutospacing="0" w:lineRule="auto"/>
        <w:ind w:left="720" w:hanging="360"/>
      </w:pPr>
      <w:r w:rsidDel="00000000" w:rsidR="00000000" w:rsidRPr="00000000">
        <w:rPr>
          <w:b w:val="1"/>
          <w:bCs w:val="1"/>
          <w:rtl w:val="0"/>
        </w:rPr>
        <w:t xml:space="preserve">Kiberhigiénia és képzések:</w:t>
      </w:r>
      <w:r w:rsidDel="00000000" w:rsidR="00000000" w:rsidRPr="00000000">
        <w:rPr>
          <w:rtl w:val="0"/>
        </w:rPr>
        <w:t xml:space="preserve"> A munkatársak rendszeres kiberbiztonsági képzése.</w:t>
      </w:r>
      <w:r w:rsidDel="00000000" w:rsidR="00000000" w:rsidRPr="00000000">
        <w:rPr>
          <w:rtl w:val="0"/>
        </w:rPr>
      </w:r>
    </w:p>
    <w:p w:rsidR="00000000" w:rsidDel="00000000" w:rsidP="00000000" w:rsidRDefault="00000000" w:rsidRPr="00000000" w14:paraId="00000035">
      <w:pPr>
        <w:widowControl w:val="0"/>
        <w:rPr>
          <w:b w:val="1"/>
          <w:bCs w:val="1"/>
        </w:rPr>
      </w:pPr>
      <w:r w:rsidDel="00000000" w:rsidR="00000000" w:rsidRPr="00000000">
        <w:rPr>
          <w:b w:val="1"/>
          <w:bCs w:val="1"/>
          <w:rtl w:val="0"/>
        </w:rPr>
        <w:t xml:space="preserve">Incidenskezelés és Bejelentési Kötelezettségek</w:t>
      </w:r>
      <w:r w:rsidDel="00000000" w:rsidR="00000000" w:rsidRPr="00000000">
        <w:rPr>
          <w:rtl w:val="0"/>
        </w:rPr>
      </w:r>
    </w:p>
    <w:p w:rsidR="00000000" w:rsidDel="00000000" w:rsidP="00000000" w:rsidRDefault="00000000" w:rsidRPr="00000000" w14:paraId="00000036">
      <w:pPr>
        <w:widowControl w:val="0"/>
        <w:numPr>
          <w:ilvl w:val="0"/>
          <w:numId w:val="10"/>
        </w:numPr>
        <w:spacing w:after="0" w:afterAutospacing="0" w:before="240" w:lineRule="auto"/>
        <w:ind w:left="720" w:hanging="360"/>
      </w:pPr>
      <w:r w:rsidDel="00000000" w:rsidR="00000000" w:rsidRPr="00000000">
        <w:rPr>
          <w:b w:val="1"/>
          <w:bCs w:val="1"/>
          <w:rtl w:val="0"/>
        </w:rPr>
        <w:t xml:space="preserve">24 órás bejelentés:</w:t>
      </w:r>
      <w:r w:rsidDel="00000000" w:rsidR="00000000" w:rsidRPr="00000000">
        <w:rPr>
          <w:rtl w:val="0"/>
        </w:rPr>
        <w:t xml:space="preserve"> Minden </w:t>
      </w:r>
      <w:r w:rsidDel="00000000" w:rsidR="00000000" w:rsidRPr="00000000">
        <w:rPr>
          <w:b w:val="1"/>
          <w:bCs w:val="1"/>
          <w:rtl w:val="0"/>
        </w:rPr>
        <w:t xml:space="preserve">„jelentős” incidenst</w:t>
      </w:r>
      <w:r w:rsidDel="00000000" w:rsidR="00000000" w:rsidRPr="00000000">
        <w:rPr>
          <w:rtl w:val="0"/>
        </w:rPr>
        <w:t xml:space="preserve"> a bekövetkezésétől számított </w:t>
      </w:r>
      <w:r w:rsidDel="00000000" w:rsidR="00000000" w:rsidRPr="00000000">
        <w:rPr>
          <w:b w:val="1"/>
          <w:bCs w:val="1"/>
          <w:rtl w:val="0"/>
        </w:rPr>
        <w:t xml:space="preserve">24 órán belül</w:t>
      </w:r>
      <w:r w:rsidDel="00000000" w:rsidR="00000000" w:rsidRPr="00000000">
        <w:rPr>
          <w:rtl w:val="0"/>
        </w:rPr>
        <w:t xml:space="preserve"> be kell jelenteni az illetékes hatóságnak (CSIRT - Kiberbiztonsági Eseménykezelő Központ).</w:t>
      </w:r>
      <w:r w:rsidDel="00000000" w:rsidR="00000000" w:rsidRPr="00000000">
        <w:rPr>
          <w:rtl w:val="0"/>
        </w:rPr>
      </w:r>
    </w:p>
    <w:p w:rsidR="00000000" w:rsidDel="00000000" w:rsidP="00000000" w:rsidRDefault="00000000" w:rsidRPr="00000000" w14:paraId="00000037">
      <w:pPr>
        <w:widowControl w:val="0"/>
        <w:numPr>
          <w:ilvl w:val="0"/>
          <w:numId w:val="10"/>
        </w:numPr>
        <w:spacing w:after="0" w:afterAutospacing="0" w:before="0" w:beforeAutospacing="0" w:lineRule="auto"/>
        <w:ind w:left="720" w:hanging="360"/>
      </w:pPr>
      <w:r w:rsidDel="00000000" w:rsidR="00000000" w:rsidRPr="00000000">
        <w:rPr>
          <w:b w:val="1"/>
          <w:bCs w:val="1"/>
          <w:rtl w:val="0"/>
        </w:rPr>
        <w:t xml:space="preserve">Jelentős incidens:</w:t>
      </w:r>
      <w:r w:rsidDel="00000000" w:rsidR="00000000" w:rsidRPr="00000000">
        <w:rPr>
          <w:rtl w:val="0"/>
        </w:rPr>
        <w:t xml:space="preserve"> Az olyan esemény, amely súlyos működési zavart okoz, jelentős pénzügyi veszteséget eredményez, vagy más természetes vagy jogi személyeknek jelentős kárt okozhat.</w:t>
      </w:r>
      <w:r w:rsidDel="00000000" w:rsidR="00000000" w:rsidRPr="00000000">
        <w:rPr>
          <w:rtl w:val="0"/>
        </w:rPr>
      </w:r>
    </w:p>
    <w:p w:rsidR="00000000" w:rsidDel="00000000" w:rsidP="00000000" w:rsidRDefault="00000000" w:rsidRPr="00000000" w14:paraId="00000038">
      <w:pPr>
        <w:widowControl w:val="0"/>
        <w:numPr>
          <w:ilvl w:val="0"/>
          <w:numId w:val="10"/>
        </w:numPr>
        <w:spacing w:after="240" w:before="0" w:beforeAutospacing="0" w:lineRule="auto"/>
        <w:ind w:left="720" w:hanging="360"/>
      </w:pPr>
      <w:r w:rsidDel="00000000" w:rsidR="00000000" w:rsidRPr="00000000">
        <w:rPr>
          <w:b w:val="1"/>
          <w:bCs w:val="1"/>
          <w:rtl w:val="0"/>
        </w:rPr>
        <w:t xml:space="preserve">Incidenskezelési terv és üzletmenet-folytonosság:</w:t>
      </w:r>
      <w:r w:rsidDel="00000000" w:rsidR="00000000" w:rsidRPr="00000000">
        <w:rPr>
          <w:rtl w:val="0"/>
        </w:rPr>
        <w:t xml:space="preserve"> Kidolgozott tervvel kell rendelkezni az incidensek észlelésére, kezelésére és hatásainak csökkentésére, valamint az üzletmenet-folytonosság megteremtésére.</w:t>
      </w:r>
      <w:r w:rsidDel="00000000" w:rsidR="00000000" w:rsidRPr="00000000">
        <w:rPr>
          <w:rtl w:val="0"/>
        </w:rPr>
      </w:r>
    </w:p>
    <w:p w:rsidR="00000000" w:rsidDel="00000000" w:rsidP="00000000" w:rsidRDefault="00000000" w:rsidRPr="00000000" w14:paraId="00000039">
      <w:pPr>
        <w:widowControl w:val="0"/>
        <w:rPr>
          <w:b w:val="1"/>
          <w:bCs w:val="1"/>
        </w:rPr>
      </w:pPr>
      <w:r w:rsidDel="00000000" w:rsidR="00000000" w:rsidRPr="00000000">
        <w:rPr>
          <w:rtl w:val="0"/>
        </w:rPr>
        <w:t xml:space="preserve">-----</w:t>
      </w: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MI-alapú beszerzés és dinamikus árazás: Hazai megoldások és gyakorlat</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t xml:space="preserve">A magyar használtautó-piacon a beszerzés automatizálására és a dinamikus árazás támogatására szolgáló, minden funkciót egyben kínáló, MI-alapú platform – az amerikai piacon megszokott modellekhez (VETTX, vAuto) hasonlóan – jelenleg nem érhető el kereskedelmi forgalomban.</w:t>
      </w:r>
      <w:r w:rsidDel="00000000" w:rsidR="00000000" w:rsidRPr="00000000">
        <w:rPr>
          <w:rtl w:val="0"/>
        </w:rPr>
        <w:t xml:space="preserve"> </w:t>
      </w:r>
      <w:r w:rsidDel="00000000" w:rsidR="00000000" w:rsidRPr="00000000">
        <w:rPr>
          <w:rtl w:val="0"/>
        </w:rPr>
        <w:t xml:space="preserve">A professzionális kereskedők ehelyett több, különböző célt szolgáló eszköz (DMS, Eurotax, Instacar, hirdetési portálok) együttes használatára támaszkodnak.</w:t>
      </w:r>
      <w:r w:rsidDel="00000000" w:rsidR="00000000" w:rsidRPr="00000000">
        <w:rPr>
          <w:b w:val="1"/>
          <w:bCs w:val="1"/>
          <w:rtl w:val="0"/>
        </w:rPr>
        <w:t xml:space="preserve">Elérhető professzionális megoldások Magyarországon</w:t>
      </w:r>
      <w:r w:rsidDel="00000000" w:rsidR="00000000" w:rsidRPr="00000000">
        <w:rPr>
          <w:rtl w:val="0"/>
        </w:rPr>
      </w:r>
    </w:p>
    <w:p w:rsidR="00000000" w:rsidDel="00000000" w:rsidP="00000000" w:rsidRDefault="00000000" w:rsidRPr="00000000" w14:paraId="0000003C">
      <w:pPr>
        <w:widowControl w:val="0"/>
        <w:numPr>
          <w:ilvl w:val="0"/>
          <w:numId w:val="40"/>
        </w:numPr>
        <w:spacing w:after="0" w:afterAutospacing="0" w:before="240" w:lineRule="auto"/>
        <w:ind w:left="720" w:hanging="360"/>
      </w:pPr>
      <w:r w:rsidDel="00000000" w:rsidR="00000000" w:rsidRPr="00000000">
        <w:rPr>
          <w:b w:val="1"/>
          <w:bCs w:val="1"/>
          <w:rtl w:val="0"/>
        </w:rPr>
        <w:t xml:space="preserve">Árazás és Értékelés: Eurotax és Instacar</w:t>
      </w:r>
      <w:r w:rsidDel="00000000" w:rsidR="00000000" w:rsidRPr="00000000">
        <w:rPr>
          <w:rtl w:val="0"/>
        </w:rPr>
      </w:r>
    </w:p>
    <w:p w:rsidR="00000000" w:rsidDel="00000000" w:rsidP="00000000" w:rsidRDefault="00000000" w:rsidRPr="00000000" w14:paraId="0000003D">
      <w:pPr>
        <w:widowControl w:val="0"/>
        <w:numPr>
          <w:ilvl w:val="1"/>
          <w:numId w:val="40"/>
        </w:numPr>
        <w:spacing w:after="0" w:afterAutospacing="0" w:before="0" w:beforeAutospacing="0" w:lineRule="auto"/>
        <w:ind w:left="1440" w:hanging="360"/>
      </w:pPr>
      <w:r w:rsidDel="00000000" w:rsidR="00000000" w:rsidRPr="00000000">
        <w:rPr>
          <w:b w:val="1"/>
          <w:bCs w:val="1"/>
          <w:rtl w:val="0"/>
        </w:rPr>
        <w:t xml:space="preserve">Eurotax:</w:t>
      </w:r>
      <w:r w:rsidDel="00000000" w:rsidR="00000000" w:rsidRPr="00000000">
        <w:rPr>
          <w:rtl w:val="0"/>
        </w:rPr>
        <w:t xml:space="preserve"> A magyarországi professzionális árazás alapja.</w:t>
      </w:r>
      <w:r w:rsidDel="00000000" w:rsidR="00000000" w:rsidRPr="00000000">
        <w:rPr>
          <w:rtl w:val="0"/>
        </w:rPr>
        <w:t xml:space="preserve"> </w:t>
      </w:r>
      <w:r w:rsidDel="00000000" w:rsidR="00000000" w:rsidRPr="00000000">
        <w:rPr>
          <w:rtl w:val="0"/>
        </w:rPr>
        <w:t xml:space="preserve">A </w:t>
      </w:r>
      <w:r w:rsidDel="00000000" w:rsidR="00000000" w:rsidRPr="00000000">
        <w:rPr>
          <w:b w:val="1"/>
          <w:bCs w:val="1"/>
          <w:rtl w:val="0"/>
        </w:rPr>
        <w:t xml:space="preserve">WeTax</w:t>
      </w:r>
      <w:r w:rsidDel="00000000" w:rsidR="00000000" w:rsidRPr="00000000">
        <w:rPr>
          <w:rtl w:val="0"/>
        </w:rPr>
        <w:t xml:space="preserve"> online keretprogram több modult foglal magában, pl.</w:t>
      </w:r>
      <w:r w:rsidDel="00000000" w:rsidR="00000000" w:rsidRPr="00000000">
        <w:rPr>
          <w:rtl w:val="0"/>
        </w:rPr>
        <w:t xml:space="preserve"> </w:t>
      </w:r>
      <w:r w:rsidDel="00000000" w:rsidR="00000000" w:rsidRPr="00000000">
        <w:rPr>
          <w:rtl w:val="0"/>
        </w:rPr>
        <w:t xml:space="preserve">értékmeghatározás, javítási költség kalkuláció és VIN-alapú azonosítás (EurotaxVIN), amely a gyári széria- és extrafelszereltségeket is beazonosítja.</w:t>
      </w:r>
      <w:r w:rsidDel="00000000" w:rsidR="00000000" w:rsidRPr="00000000">
        <w:rPr>
          <w:rtl w:val="0"/>
        </w:rPr>
      </w:r>
    </w:p>
    <w:p w:rsidR="00000000" w:rsidDel="00000000" w:rsidP="00000000" w:rsidRDefault="00000000" w:rsidRPr="00000000" w14:paraId="0000003E">
      <w:pPr>
        <w:widowControl w:val="0"/>
        <w:numPr>
          <w:ilvl w:val="1"/>
          <w:numId w:val="40"/>
        </w:numPr>
        <w:spacing w:after="0" w:afterAutospacing="0" w:before="0" w:beforeAutospacing="0" w:lineRule="auto"/>
        <w:ind w:left="1440" w:hanging="360"/>
      </w:pPr>
      <w:r w:rsidDel="00000000" w:rsidR="00000000" w:rsidRPr="00000000">
        <w:rPr>
          <w:b w:val="1"/>
          <w:bCs w:val="1"/>
          <w:rtl w:val="0"/>
        </w:rPr>
        <w:t xml:space="preserve">Instacar:</w:t>
      </w:r>
      <w:r w:rsidDel="00000000" w:rsidR="00000000" w:rsidRPr="00000000">
        <w:rPr>
          <w:rtl w:val="0"/>
        </w:rPr>
        <w:t xml:space="preserve"> Egy magyar startup által fejlesztett mobilalkalmazás, amely </w:t>
      </w:r>
      <w:r w:rsidDel="00000000" w:rsidR="00000000" w:rsidRPr="00000000">
        <w:rPr>
          <w:b w:val="1"/>
          <w:bCs w:val="1"/>
          <w:rtl w:val="0"/>
        </w:rPr>
        <w:t xml:space="preserve">mesterséges intelligencia segítségével</w:t>
      </w:r>
      <w:r w:rsidDel="00000000" w:rsidR="00000000" w:rsidRPr="00000000">
        <w:rPr>
          <w:rtl w:val="0"/>
        </w:rPr>
        <w:t xml:space="preserve"> határozza meg a használt autók piaci értékét „milliónyi adat” alapján.</w:t>
      </w:r>
      <w:r w:rsidDel="00000000" w:rsidR="00000000" w:rsidRPr="00000000">
        <w:rPr>
          <w:rtl w:val="0"/>
        </w:rPr>
        <w:t xml:space="preserve"> </w:t>
      </w:r>
      <w:r w:rsidDel="00000000" w:rsidR="00000000" w:rsidRPr="00000000">
        <w:rPr>
          <w:rtl w:val="0"/>
        </w:rPr>
        <w:t xml:space="preserve">Ez a legközelebbi elérhető megoldás az MI-alapú dinamikus árazáshoz.</w:t>
      </w:r>
      <w:r w:rsidDel="00000000" w:rsidR="00000000" w:rsidRPr="00000000">
        <w:rPr>
          <w:rtl w:val="0"/>
        </w:rPr>
      </w:r>
    </w:p>
    <w:p w:rsidR="00000000" w:rsidDel="00000000" w:rsidP="00000000" w:rsidRDefault="00000000" w:rsidRPr="00000000" w14:paraId="0000003F">
      <w:pPr>
        <w:widowControl w:val="0"/>
        <w:numPr>
          <w:ilvl w:val="0"/>
          <w:numId w:val="40"/>
        </w:numPr>
        <w:spacing w:after="0" w:afterAutospacing="0" w:before="0" w:beforeAutospacing="0" w:lineRule="auto"/>
        <w:ind w:left="720" w:hanging="360"/>
      </w:pPr>
      <w:r w:rsidDel="00000000" w:rsidR="00000000" w:rsidRPr="00000000">
        <w:rPr>
          <w:b w:val="1"/>
          <w:bCs w:val="1"/>
          <w:rtl w:val="0"/>
        </w:rPr>
        <w:t xml:space="preserve">Készletkezelés és Adminisztráció: Kereskedői Ügyviteli Rendszerek (DMS)</w:t>
      </w:r>
      <w:r w:rsidDel="00000000" w:rsidR="00000000" w:rsidRPr="00000000">
        <w:rPr>
          <w:rtl w:val="0"/>
        </w:rPr>
      </w:r>
    </w:p>
    <w:p w:rsidR="00000000" w:rsidDel="00000000" w:rsidP="00000000" w:rsidRDefault="00000000" w:rsidRPr="00000000" w14:paraId="00000040">
      <w:pPr>
        <w:widowControl w:val="0"/>
        <w:numPr>
          <w:ilvl w:val="1"/>
          <w:numId w:val="40"/>
        </w:numPr>
        <w:spacing w:after="0" w:afterAutospacing="0" w:before="0" w:beforeAutospacing="0" w:lineRule="auto"/>
        <w:ind w:left="1440" w:hanging="360"/>
      </w:pPr>
      <w:r w:rsidDel="00000000" w:rsidR="00000000" w:rsidRPr="00000000">
        <w:rPr>
          <w:b w:val="1"/>
          <w:bCs w:val="1"/>
          <w:rtl w:val="0"/>
        </w:rPr>
        <w:t xml:space="preserve">AUTOREG:</w:t>
      </w:r>
      <w:r w:rsidDel="00000000" w:rsidR="00000000" w:rsidRPr="00000000">
        <w:rPr>
          <w:rtl w:val="0"/>
        </w:rPr>
        <w:t xml:space="preserve"> Online ügyviteli rendszer, a meglévő járműállomány hatékony kezelésére fókuszál.</w:t>
      </w:r>
      <w:r w:rsidDel="00000000" w:rsidR="00000000" w:rsidRPr="00000000">
        <w:rPr>
          <w:rtl w:val="0"/>
        </w:rPr>
      </w:r>
    </w:p>
    <w:p w:rsidR="00000000" w:rsidDel="00000000" w:rsidP="00000000" w:rsidRDefault="00000000" w:rsidRPr="00000000" w14:paraId="00000041">
      <w:pPr>
        <w:widowControl w:val="0"/>
        <w:numPr>
          <w:ilvl w:val="1"/>
          <w:numId w:val="40"/>
        </w:numPr>
        <w:spacing w:after="0" w:afterAutospacing="0" w:before="0" w:beforeAutospacing="0" w:lineRule="auto"/>
        <w:ind w:left="1440" w:hanging="360"/>
      </w:pPr>
      <w:r w:rsidDel="00000000" w:rsidR="00000000" w:rsidRPr="00000000">
        <w:rPr>
          <w:b w:val="1"/>
          <w:bCs w:val="1"/>
          <w:rtl w:val="0"/>
        </w:rPr>
        <w:t xml:space="preserve">R&amp;R Software cDMS:</w:t>
      </w:r>
      <w:r w:rsidDel="00000000" w:rsidR="00000000" w:rsidRPr="00000000">
        <w:rPr>
          <w:rtl w:val="0"/>
        </w:rPr>
        <w:t xml:space="preserve"> Integrált vállalatirányítási rendszer, amely a belső üzleti folyamatokat, a vevőkapcsolatokat menedzseli.</w:t>
      </w:r>
      <w:r w:rsidDel="00000000" w:rsidR="00000000" w:rsidRPr="00000000">
        <w:rPr>
          <w:rtl w:val="0"/>
        </w:rPr>
      </w:r>
    </w:p>
    <w:p w:rsidR="00000000" w:rsidDel="00000000" w:rsidP="00000000" w:rsidRDefault="00000000" w:rsidRPr="00000000" w14:paraId="00000042">
      <w:pPr>
        <w:widowControl w:val="0"/>
        <w:numPr>
          <w:ilvl w:val="1"/>
          <w:numId w:val="40"/>
        </w:numPr>
        <w:spacing w:after="240" w:before="0" w:beforeAutospacing="0" w:lineRule="auto"/>
        <w:ind w:left="1440" w:hanging="360"/>
      </w:pPr>
      <w:r w:rsidDel="00000000" w:rsidR="00000000" w:rsidRPr="00000000">
        <w:rPr>
          <w:b w:val="1"/>
          <w:bCs w:val="1"/>
          <w:rtl w:val="0"/>
        </w:rPr>
        <w:t xml:space="preserve">infoMátrix.DMS:</w:t>
      </w:r>
      <w:r w:rsidDel="00000000" w:rsidR="00000000" w:rsidRPr="00000000">
        <w:rPr>
          <w:rtl w:val="0"/>
        </w:rPr>
        <w:t xml:space="preserve"> Integrált rendszer, amely a kereskedés gazdasági tevékenységét fogja össze, beleértve a pénzügyet, szervizfolyamatokat és a </w:t>
      </w:r>
      <w:r w:rsidDel="00000000" w:rsidR="00000000" w:rsidRPr="00000000">
        <w:rPr>
          <w:b w:val="1"/>
          <w:bCs w:val="1"/>
          <w:rtl w:val="0"/>
        </w:rPr>
        <w:t xml:space="preserve">járművenkénti utókalkulációt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3">
      <w:pPr>
        <w:widowControl w:val="0"/>
        <w:rPr>
          <w:b w:val="1"/>
          <w:bCs w:val="1"/>
        </w:rPr>
      </w:pPr>
      <w:r w:rsidDel="00000000" w:rsidR="00000000" w:rsidRPr="00000000">
        <w:rPr>
          <w:b w:val="1"/>
          <w:bCs w:val="1"/>
          <w:rtl w:val="0"/>
        </w:rPr>
        <w:t xml:space="preserve">Adatgyűjtés és Elemzés: A Kereskedői Tapasztalat szerepe</w:t>
      </w:r>
      <w:r w:rsidDel="00000000" w:rsidR="00000000" w:rsidRPr="00000000">
        <w:rPr>
          <w:rtl w:val="0"/>
        </w:rPr>
      </w:r>
    </w:p>
    <w:p w:rsidR="00000000" w:rsidDel="00000000" w:rsidP="00000000" w:rsidRDefault="00000000" w:rsidRPr="00000000" w14:paraId="00000044">
      <w:pPr>
        <w:widowControl w:val="0"/>
        <w:numPr>
          <w:ilvl w:val="0"/>
          <w:numId w:val="27"/>
        </w:numPr>
        <w:spacing w:after="0" w:afterAutospacing="0" w:before="240" w:lineRule="auto"/>
        <w:ind w:left="720" w:hanging="360"/>
      </w:pPr>
      <w:r w:rsidDel="00000000" w:rsidR="00000000" w:rsidRPr="00000000">
        <w:rPr>
          <w:b w:val="1"/>
          <w:bCs w:val="1"/>
          <w:rtl w:val="0"/>
        </w:rPr>
        <w:t xml:space="preserve">Adatforrások:</w:t>
      </w:r>
      <w:r w:rsidDel="00000000" w:rsidR="00000000" w:rsidRPr="00000000">
        <w:rPr>
          <w:rtl w:val="0"/>
        </w:rPr>
        <w:t xml:space="preserve"> A professzionális rendszerek az </w:t>
      </w:r>
      <w:r w:rsidDel="00000000" w:rsidR="00000000" w:rsidRPr="00000000">
        <w:rPr>
          <w:b w:val="1"/>
          <w:bCs w:val="1"/>
          <w:rtl w:val="0"/>
        </w:rPr>
        <w:t xml:space="preserve">Eurotax strukturált adatbázisaira</w:t>
      </w:r>
      <w:r w:rsidDel="00000000" w:rsidR="00000000" w:rsidRPr="00000000">
        <w:rPr>
          <w:rtl w:val="0"/>
        </w:rPr>
        <w:t xml:space="preserve"> és az </w:t>
      </w:r>
      <w:r w:rsidDel="00000000" w:rsidR="00000000" w:rsidRPr="00000000">
        <w:rPr>
          <w:b w:val="1"/>
          <w:bCs w:val="1"/>
          <w:rtl w:val="0"/>
        </w:rPr>
        <w:t xml:space="preserve">Instacar saját, gépi tanulási modellje</w:t>
      </w:r>
      <w:r w:rsidDel="00000000" w:rsidR="00000000" w:rsidRPr="00000000">
        <w:rPr>
          <w:rtl w:val="0"/>
        </w:rPr>
        <w:t xml:space="preserve"> által feldolgozott piaci adatokra támaszkodnak.</w:t>
      </w:r>
      <w:r w:rsidDel="00000000" w:rsidR="00000000" w:rsidRPr="00000000">
        <w:rPr>
          <w:rtl w:val="0"/>
        </w:rPr>
        <w:t xml:space="preserve"> </w:t>
      </w:r>
      <w:r w:rsidDel="00000000" w:rsidR="00000000" w:rsidRPr="00000000">
        <w:rPr>
          <w:rtl w:val="0"/>
        </w:rPr>
        <w:t xml:space="preserve">A hirdetési portálok (Használtautó.hu, Jófogás) továbbra is fő források a piaci kínálat és versenytársak árainak felmérésére.</w:t>
      </w:r>
      <w:r w:rsidDel="00000000" w:rsidR="00000000" w:rsidRPr="00000000">
        <w:rPr>
          <w:rtl w:val="0"/>
        </w:rPr>
      </w:r>
    </w:p>
    <w:p w:rsidR="00000000" w:rsidDel="00000000" w:rsidP="00000000" w:rsidRDefault="00000000" w:rsidRPr="00000000" w14:paraId="00000045">
      <w:pPr>
        <w:widowControl w:val="0"/>
        <w:numPr>
          <w:ilvl w:val="0"/>
          <w:numId w:val="27"/>
        </w:numPr>
        <w:spacing w:after="240" w:before="0" w:beforeAutospacing="0" w:lineRule="auto"/>
        <w:ind w:left="720" w:hanging="360"/>
      </w:pPr>
      <w:r w:rsidDel="00000000" w:rsidR="00000000" w:rsidRPr="00000000">
        <w:rPr>
          <w:b w:val="1"/>
          <w:bCs w:val="1"/>
          <w:rtl w:val="0"/>
        </w:rPr>
        <w:t xml:space="preserve">Árazási Algoritmusok:</w:t>
      </w:r>
      <w:r w:rsidDel="00000000" w:rsidR="00000000" w:rsidRPr="00000000">
        <w:rPr>
          <w:rtl w:val="0"/>
        </w:rPr>
        <w:t xml:space="preserve"> Az optimális ár meghatározásához alapvető járműadatokat (gyártmány, modell, évjárat, futásteljesítmény), felszereltséget és állapotot vesznek figyelembe.</w:t>
      </w:r>
      <w:r w:rsidDel="00000000" w:rsidR="00000000" w:rsidRPr="00000000">
        <w:rPr>
          <w:rtl w:val="0"/>
        </w:rPr>
        <w:t xml:space="preserve"> </w:t>
      </w:r>
      <w:r w:rsidDel="00000000" w:rsidR="00000000" w:rsidRPr="00000000">
        <w:rPr>
          <w:rtl w:val="0"/>
        </w:rPr>
        <w:t xml:space="preserve">A magyar piac sajátosságait (népszerű modellek, régiós különbségek) a helyi adatok feldolgozásán keresztül veszik figyelembe, de a </w:t>
      </w:r>
      <w:r w:rsidDel="00000000" w:rsidR="00000000" w:rsidRPr="00000000">
        <w:rPr>
          <w:b w:val="1"/>
          <w:bCs w:val="1"/>
          <w:rtl w:val="0"/>
        </w:rPr>
        <w:t xml:space="preserve">kereskedő tapasztalati tudása</w:t>
      </w:r>
      <w:r w:rsidDel="00000000" w:rsidR="00000000" w:rsidRPr="00000000">
        <w:rPr>
          <w:rtl w:val="0"/>
        </w:rPr>
        <w:t xml:space="preserve"> alapvető az alkupozíció és a beszerzési ár meghatározásában.</w:t>
      </w:r>
      <w:r w:rsidDel="00000000" w:rsidR="00000000" w:rsidRPr="00000000">
        <w:rPr>
          <w:rtl w:val="0"/>
        </w:rPr>
      </w:r>
    </w:p>
    <w:p w:rsidR="00000000" w:rsidDel="00000000" w:rsidP="00000000" w:rsidRDefault="00000000" w:rsidRPr="00000000" w14:paraId="00000046">
      <w:pPr>
        <w:widowControl w:val="0"/>
        <w:rPr>
          <w:b w:val="1"/>
          <w:bCs w:val="1"/>
        </w:rPr>
      </w:pPr>
      <w:r w:rsidDel="00000000" w:rsidR="00000000" w:rsidRPr="00000000">
        <w:rPr>
          <w:b w:val="1"/>
          <w:bCs w:val="1"/>
          <w:rtl w:val="0"/>
        </w:rPr>
        <w:t xml:space="preserve">infoMátrix.DMS és R&amp;R cDMS: További DMS-ek képességeiinfoMátrix.DMS: „Járművenkénti utókalkuláció”</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 modul a különböző modulokból automatikusan és manuálisan rögzített költségek összesítésével valósul meg, a beszerzéstől az értékesítésig.</w:t>
      </w:r>
      <w:r w:rsidDel="00000000" w:rsidR="00000000" w:rsidRPr="00000000">
        <w:rPr>
          <w:rtl w:val="0"/>
        </w:rPr>
      </w:r>
    </w:p>
    <w:p w:rsidR="00000000" w:rsidDel="00000000" w:rsidP="00000000" w:rsidRDefault="00000000" w:rsidRPr="00000000" w14:paraId="00000049">
      <w:pPr>
        <w:widowControl w:val="0"/>
        <w:numPr>
          <w:ilvl w:val="0"/>
          <w:numId w:val="9"/>
        </w:numPr>
        <w:spacing w:after="0" w:afterAutospacing="0" w:before="240" w:lineRule="auto"/>
        <w:ind w:left="720" w:hanging="360"/>
      </w:pPr>
      <w:r w:rsidDel="00000000" w:rsidR="00000000" w:rsidRPr="00000000">
        <w:rPr>
          <w:b w:val="1"/>
          <w:bCs w:val="1"/>
          <w:rtl w:val="0"/>
        </w:rPr>
        <w:t xml:space="preserve">Automatikus rögzítés:</w:t>
      </w:r>
      <w:r w:rsidDel="00000000" w:rsidR="00000000" w:rsidRPr="00000000">
        <w:rPr>
          <w:rtl w:val="0"/>
        </w:rPr>
        <w:t xml:space="preserve"> Beszerzési ár (importőri számla), alkatrészköltségek (raktári szállítólevelek és gyártói adatkapcsolatok alapján), szervizköltségek (munkadíjak gyári normaidők alapján, Audatex integráció a kárkalkulációkhoz).</w:t>
      </w:r>
      <w:r w:rsidDel="00000000" w:rsidR="00000000" w:rsidRPr="00000000">
        <w:rPr>
          <w:rtl w:val="0"/>
        </w:rPr>
      </w:r>
    </w:p>
    <w:p w:rsidR="00000000" w:rsidDel="00000000" w:rsidP="00000000" w:rsidRDefault="00000000" w:rsidRPr="00000000" w14:paraId="0000004A">
      <w:pPr>
        <w:widowControl w:val="0"/>
        <w:numPr>
          <w:ilvl w:val="0"/>
          <w:numId w:val="9"/>
        </w:numPr>
        <w:spacing w:after="240" w:before="0" w:beforeAutospacing="0" w:lineRule="auto"/>
        <w:ind w:left="720" w:hanging="360"/>
      </w:pPr>
      <w:r w:rsidDel="00000000" w:rsidR="00000000" w:rsidRPr="00000000">
        <w:rPr>
          <w:b w:val="1"/>
          <w:bCs w:val="1"/>
          <w:rtl w:val="0"/>
        </w:rPr>
        <w:t xml:space="preserve">Manuális rögzítés:</w:t>
      </w:r>
      <w:r w:rsidDel="00000000" w:rsidR="00000000" w:rsidRPr="00000000">
        <w:rPr>
          <w:rtl w:val="0"/>
        </w:rPr>
        <w:t xml:space="preserve"> Felkészítési költségek (kozmetika), hirdetési költségek, külső munkatételek, adminisztrációs díjak.</w:t>
      </w:r>
      <w:r w:rsidDel="00000000" w:rsidR="00000000" w:rsidRPr="00000000">
        <w:rPr>
          <w:rtl w:val="0"/>
        </w:rPr>
      </w:r>
    </w:p>
    <w:p w:rsidR="00000000" w:rsidDel="00000000" w:rsidP="00000000" w:rsidRDefault="00000000" w:rsidRPr="00000000" w14:paraId="0000004B">
      <w:pPr>
        <w:widowControl w:val="0"/>
        <w:rPr>
          <w:b w:val="1"/>
          <w:bCs w:val="1"/>
        </w:rPr>
      </w:pPr>
      <w:r w:rsidDel="00000000" w:rsidR="00000000" w:rsidRPr="00000000">
        <w:rPr>
          <w:b w:val="1"/>
          <w:bCs w:val="1"/>
          <w:rtl w:val="0"/>
        </w:rPr>
        <w:t xml:space="preserve">Marketingautomatizáció és Ügyfélkommunikáció</w:t>
      </w:r>
      <w:r w:rsidDel="00000000" w:rsidR="00000000" w:rsidRPr="00000000">
        <w:rPr>
          <w:rtl w:val="0"/>
        </w:rPr>
      </w:r>
    </w:p>
    <w:p w:rsidR="00000000" w:rsidDel="00000000" w:rsidP="00000000" w:rsidRDefault="00000000" w:rsidRPr="00000000" w14:paraId="0000004C">
      <w:pPr>
        <w:widowControl w:val="0"/>
        <w:numPr>
          <w:ilvl w:val="0"/>
          <w:numId w:val="32"/>
        </w:numPr>
        <w:spacing w:after="0" w:afterAutospacing="0" w:before="240" w:lineRule="auto"/>
        <w:ind w:left="720" w:hanging="360"/>
      </w:pPr>
      <w:r w:rsidDel="00000000" w:rsidR="00000000" w:rsidRPr="00000000">
        <w:rPr>
          <w:b w:val="1"/>
          <w:bCs w:val="1"/>
          <w:rtl w:val="0"/>
        </w:rPr>
        <w:t xml:space="preserve">infoMátrix.DMS:</w:t>
      </w:r>
      <w:r w:rsidDel="00000000" w:rsidR="00000000" w:rsidRPr="00000000">
        <w:rPr>
          <w:rtl w:val="0"/>
        </w:rPr>
        <w:t xml:space="preserve"> Klasszikus CRM funkcionalitást nyújt: központi ügyféladatbázis, lead-kezelés, automatikus emlékeztetők (pl.</w:t>
      </w:r>
      <w:r w:rsidDel="00000000" w:rsidR="00000000" w:rsidRPr="00000000">
        <w:rPr>
          <w:rtl w:val="0"/>
        </w:rPr>
        <w:t xml:space="preserve"> </w:t>
      </w:r>
      <w:r w:rsidDel="00000000" w:rsidR="00000000" w:rsidRPr="00000000">
        <w:rPr>
          <w:rtl w:val="0"/>
        </w:rPr>
        <w:t xml:space="preserve">műszaki vizsgára).</w:t>
      </w:r>
      <w:r w:rsidDel="00000000" w:rsidR="00000000" w:rsidRPr="00000000">
        <w:rPr>
          <w:rtl w:val="0"/>
        </w:rPr>
      </w:r>
    </w:p>
    <w:p w:rsidR="00000000" w:rsidDel="00000000" w:rsidP="00000000" w:rsidRDefault="00000000" w:rsidRPr="00000000" w14:paraId="0000004D">
      <w:pPr>
        <w:widowControl w:val="0"/>
        <w:numPr>
          <w:ilvl w:val="0"/>
          <w:numId w:val="32"/>
        </w:numPr>
        <w:spacing w:after="240" w:before="0" w:beforeAutospacing="0" w:lineRule="auto"/>
        <w:ind w:left="720" w:hanging="360"/>
      </w:pPr>
      <w:r w:rsidDel="00000000" w:rsidR="00000000" w:rsidRPr="00000000">
        <w:rPr>
          <w:b w:val="1"/>
          <w:bCs w:val="1"/>
          <w:rtl w:val="0"/>
        </w:rPr>
        <w:t xml:space="preserve">R&amp;R Software cDMS és FusionR Sales:</w:t>
      </w:r>
      <w:r w:rsidDel="00000000" w:rsidR="00000000" w:rsidRPr="00000000">
        <w:rPr>
          <w:rtl w:val="0"/>
        </w:rPr>
        <w:t xml:space="preserve"> A FusionR Sales egy </w:t>
      </w:r>
      <w:r w:rsidDel="00000000" w:rsidR="00000000" w:rsidRPr="00000000">
        <w:rPr>
          <w:b w:val="1"/>
          <w:bCs w:val="1"/>
          <w:rtl w:val="0"/>
        </w:rPr>
        <w:t xml:space="preserve">„360 fokos”, több csatornás értékesítési rendszer</w:t>
      </w:r>
      <w:r w:rsidDel="00000000" w:rsidR="00000000" w:rsidRPr="00000000">
        <w:rPr>
          <w:rtl w:val="0"/>
        </w:rPr>
        <w:t xml:space="preserve"> kiépítését teszi lehetővé, amely magában foglalja a digitális értékesítési csatornák és a 24/7-es digitális ügyfélszolgálat lehetőségét is.</w:t>
      </w:r>
      <w:r w:rsidDel="00000000" w:rsidR="00000000" w:rsidRPr="00000000">
        <w:rPr>
          <w:rtl w:val="0"/>
        </w:rPr>
      </w:r>
    </w:p>
    <w:p w:rsidR="00000000" w:rsidDel="00000000" w:rsidP="00000000" w:rsidRDefault="00000000" w:rsidRPr="00000000" w14:paraId="0000004E">
      <w:pPr>
        <w:widowControl w:val="0"/>
        <w:rPr>
          <w:b w:val="1"/>
          <w:bCs w:val="1"/>
        </w:rPr>
      </w:pPr>
      <w:r w:rsidDel="00000000" w:rsidR="00000000" w:rsidRPr="00000000">
        <w:rPr>
          <w:b w:val="1"/>
          <w:bCs w:val="1"/>
          <w:rtl w:val="0"/>
        </w:rPr>
        <w:t xml:space="preserve">Hibrid és EV speciális adatok kezelése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t xml:space="preserve">Bár a DMS rendszerek specifikus moduljairól nincs információ, a gyakorlatban az akkumulátor állapota (</w:t>
      </w:r>
      <w:r w:rsidDel="00000000" w:rsidR="00000000" w:rsidRPr="00000000">
        <w:rPr>
          <w:b w:val="1"/>
          <w:bCs w:val="1"/>
          <w:rtl w:val="0"/>
        </w:rPr>
        <w:t xml:space="preserve">SoH</w:t>
      </w:r>
      <w:r w:rsidDel="00000000" w:rsidR="00000000" w:rsidRPr="00000000">
        <w:rPr>
          <w:rtl w:val="0"/>
        </w:rPr>
        <w:t xml:space="preserve">), a garancia és a valós hatótáv adatai külső diagnosztikai eszközök (pl.</w:t>
      </w:r>
      <w:r w:rsidDel="00000000" w:rsidR="00000000" w:rsidRPr="00000000">
        <w:rPr>
          <w:rtl w:val="0"/>
        </w:rPr>
        <w:t xml:space="preserve"> </w:t>
      </w:r>
      <w:r w:rsidDel="00000000" w:rsidR="00000000" w:rsidRPr="00000000">
        <w:rPr>
          <w:rtl w:val="0"/>
        </w:rPr>
        <w:t xml:space="preserve">OBD-olvasók, speciális mobilalkalmazások) segítségével nyerhetők ki, és a DMS-ben egyedi mezőkben tárolhatók.</w:t>
      </w:r>
      <w:r w:rsidDel="00000000" w:rsidR="00000000" w:rsidRPr="00000000">
        <w:rPr>
          <w:rtl w:val="0"/>
        </w:rPr>
        <w:t xml:space="preserve"> </w:t>
      </w:r>
      <w:r w:rsidDel="00000000" w:rsidR="00000000" w:rsidRPr="00000000">
        <w:rPr>
          <w:rtl w:val="0"/>
        </w:rPr>
        <w:t xml:space="preserve">Ezen adatok </w:t>
      </w:r>
      <w:r w:rsidDel="00000000" w:rsidR="00000000" w:rsidRPr="00000000">
        <w:rPr>
          <w:b w:val="1"/>
          <w:bCs w:val="1"/>
          <w:rtl w:val="0"/>
        </w:rPr>
        <w:t xml:space="preserve">transzparens kommunikációja</w:t>
      </w:r>
      <w:r w:rsidDel="00000000" w:rsidR="00000000" w:rsidRPr="00000000">
        <w:rPr>
          <w:rtl w:val="0"/>
        </w:rPr>
        <w:t xml:space="preserve"> az értékesítés során kulcsfontosságú az </w:t>
      </w:r>
      <w:r w:rsidDel="00000000" w:rsidR="00000000" w:rsidRPr="00000000">
        <w:rPr>
          <w:b w:val="1"/>
          <w:bCs w:val="1"/>
          <w:rtl w:val="0"/>
        </w:rPr>
        <w:t xml:space="preserve">ügyfélbizalom növelésére</w:t>
      </w:r>
      <w:r w:rsidDel="00000000" w:rsidR="00000000" w:rsidRPr="00000000">
        <w:rPr>
          <w:rtl w:val="0"/>
        </w:rPr>
        <w:t xml:space="preserve"> és az árazás objektív indokolására.-----</w:t>
      </w:r>
      <w:r w:rsidDel="00000000" w:rsidR="00000000" w:rsidRPr="00000000">
        <w:rPr>
          <w:b w:val="1"/>
          <w:bCs w:val="1"/>
          <w:rtl w:val="0"/>
        </w:rPr>
        <w:t xml:space="preserve">Összefoglalás: A Jövő Stratégiája</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 2025-ös magyar használtautó-piaci környezetben a hibrid és elektromos járművek iránti kereslet dinamikusan növekszik, miközben a kiberbiztonsági szabályozás új kihívások elé állítja a modern technológiákat alkalmazó kereskedéseket.</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sikeres stratégia a következő pilléreken nyugszik:</w:t>
      </w:r>
      <w:r w:rsidDel="00000000" w:rsidR="00000000" w:rsidRPr="00000000">
        <w:rPr>
          <w:rtl w:val="0"/>
        </w:rPr>
      </w:r>
    </w:p>
    <w:p w:rsidR="00000000" w:rsidDel="00000000" w:rsidP="00000000" w:rsidRDefault="00000000" w:rsidRPr="00000000" w14:paraId="00000055">
      <w:pPr>
        <w:widowControl w:val="0"/>
        <w:numPr>
          <w:ilvl w:val="0"/>
          <w:numId w:val="30"/>
        </w:numPr>
        <w:spacing w:after="0" w:afterAutospacing="0" w:before="240" w:lineRule="auto"/>
        <w:ind w:left="720" w:hanging="360"/>
      </w:pPr>
      <w:r w:rsidDel="00000000" w:rsidR="00000000" w:rsidRPr="00000000">
        <w:rPr>
          <w:b w:val="1"/>
          <w:bCs w:val="1"/>
          <w:rtl w:val="0"/>
        </w:rPr>
        <w:t xml:space="preserve">Fókusz az alternatív hajtásokra:</w:t>
      </w:r>
      <w:r w:rsidDel="00000000" w:rsidR="00000000" w:rsidRPr="00000000">
        <w:rPr>
          <w:rtl w:val="0"/>
        </w:rPr>
        <w:t xml:space="preserve"> A legjövedelmezőbb modellek forgalmazása az egyes árkategóriákban (pl.</w:t>
      </w:r>
      <w:r w:rsidDel="00000000" w:rsidR="00000000" w:rsidRPr="00000000">
        <w:rPr>
          <w:rtl w:val="0"/>
        </w:rPr>
        <w:t xml:space="preserve"> </w:t>
      </w:r>
      <w:r w:rsidDel="00000000" w:rsidR="00000000" w:rsidRPr="00000000">
        <w:rPr>
          <w:rtl w:val="0"/>
        </w:rPr>
        <w:t xml:space="preserve">Nissan Leaf, Tesla Model 3, Toyota C-HR, Lexus SUV-k).</w:t>
      </w:r>
      <w:r w:rsidDel="00000000" w:rsidR="00000000" w:rsidRPr="00000000">
        <w:rPr>
          <w:rtl w:val="0"/>
        </w:rPr>
      </w:r>
    </w:p>
    <w:p w:rsidR="00000000" w:rsidDel="00000000" w:rsidP="00000000" w:rsidRDefault="00000000" w:rsidRPr="00000000" w14:paraId="00000056">
      <w:pPr>
        <w:widowControl w:val="0"/>
        <w:numPr>
          <w:ilvl w:val="0"/>
          <w:numId w:val="30"/>
        </w:numPr>
        <w:spacing w:after="0" w:afterAutospacing="0" w:before="0" w:beforeAutospacing="0" w:lineRule="auto"/>
        <w:ind w:left="720" w:hanging="360"/>
      </w:pPr>
      <w:r w:rsidDel="00000000" w:rsidR="00000000" w:rsidRPr="00000000">
        <w:rPr>
          <w:b w:val="1"/>
          <w:bCs w:val="1"/>
          <w:rtl w:val="0"/>
        </w:rPr>
        <w:t xml:space="preserve">Technológiai kihasználás:</w:t>
      </w:r>
      <w:r w:rsidDel="00000000" w:rsidR="00000000" w:rsidRPr="00000000">
        <w:rPr>
          <w:rtl w:val="0"/>
        </w:rPr>
        <w:t xml:space="preserve"> A DMS rendszerek (pl.</w:t>
      </w:r>
      <w:r w:rsidDel="00000000" w:rsidR="00000000" w:rsidRPr="00000000">
        <w:rPr>
          <w:rtl w:val="0"/>
        </w:rPr>
        <w:t xml:space="preserve"> </w:t>
      </w:r>
      <w:r w:rsidDel="00000000" w:rsidR="00000000" w:rsidRPr="00000000">
        <w:rPr>
          <w:rtl w:val="0"/>
        </w:rPr>
        <w:t xml:space="preserve">AUTOREG) maximális kihasználása az akkumulátoradatok kezelésére, a célzott CRM-kampányokra és a folyamatok optimalizálására.</w:t>
      </w:r>
      <w:r w:rsidDel="00000000" w:rsidR="00000000" w:rsidRPr="00000000">
        <w:rPr>
          <w:rtl w:val="0"/>
        </w:rPr>
      </w:r>
    </w:p>
    <w:p w:rsidR="00000000" w:rsidDel="00000000" w:rsidP="00000000" w:rsidRDefault="00000000" w:rsidRPr="00000000" w14:paraId="00000057">
      <w:pPr>
        <w:widowControl w:val="0"/>
        <w:numPr>
          <w:ilvl w:val="0"/>
          <w:numId w:val="30"/>
        </w:numPr>
        <w:spacing w:after="0" w:afterAutospacing="0" w:before="0" w:beforeAutospacing="0" w:lineRule="auto"/>
        <w:ind w:left="720" w:hanging="360"/>
      </w:pPr>
      <w:r w:rsidDel="00000000" w:rsidR="00000000" w:rsidRPr="00000000">
        <w:rPr>
          <w:b w:val="1"/>
          <w:bCs w:val="1"/>
          <w:rtl w:val="0"/>
        </w:rPr>
        <w:t xml:space="preserve">NIS2-megfelelés:</w:t>
      </w:r>
      <w:r w:rsidDel="00000000" w:rsidR="00000000" w:rsidRPr="00000000">
        <w:rPr>
          <w:rtl w:val="0"/>
        </w:rPr>
        <w:t xml:space="preserve"> A kiberbiztonsági kockázatok (kockázatelemzés, titkosítás, incidenskezelés) aktív és jogszabályi előírásoknak megfelelő kezelése.</w:t>
      </w:r>
      <w:r w:rsidDel="00000000" w:rsidR="00000000" w:rsidRPr="00000000">
        <w:rPr>
          <w:rtl w:val="0"/>
        </w:rPr>
      </w:r>
    </w:p>
    <w:p w:rsidR="00000000" w:rsidDel="00000000" w:rsidP="00000000" w:rsidRDefault="00000000" w:rsidRPr="00000000" w14:paraId="00000058">
      <w:pPr>
        <w:widowControl w:val="0"/>
        <w:numPr>
          <w:ilvl w:val="0"/>
          <w:numId w:val="30"/>
        </w:numPr>
        <w:spacing w:after="240" w:before="0" w:beforeAutospacing="0" w:lineRule="auto"/>
        <w:ind w:left="720" w:hanging="360"/>
      </w:pPr>
      <w:r w:rsidDel="00000000" w:rsidR="00000000" w:rsidRPr="00000000">
        <w:rPr>
          <w:b w:val="1"/>
          <w:bCs w:val="1"/>
          <w:rtl w:val="0"/>
        </w:rPr>
        <w:t xml:space="preserve">Adatvezérelt döntéshozatal:</w:t>
      </w:r>
      <w:r w:rsidDel="00000000" w:rsidR="00000000" w:rsidRPr="00000000">
        <w:rPr>
          <w:rtl w:val="0"/>
        </w:rPr>
        <w:t xml:space="preserve"> Az Eurotax, Instacar és a hirdetési portálok adatainak kombinálása a piaci ár alatti beszerzések és a profitot maximalizáló árazás érdekében.</w:t>
      </w: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Ez a stratégia nem a hagyományos autókereskedelem végét jelenti, hanem annak evolúcióját: egy adatvezérelt, hatékonyabb és végső soron sokkal jövedelmezőbb üzleti modell felé.</w:t>
      </w:r>
      <w:r w:rsidDel="00000000" w:rsidR="00000000" w:rsidRPr="00000000">
        <w:rPr>
          <w:rtl w:val="0"/>
        </w:rPr>
      </w:r>
    </w:p>
    <w:p w:rsidR="00000000" w:rsidDel="00000000" w:rsidP="00000000" w:rsidRDefault="00000000" w:rsidRPr="00000000" w14:paraId="0000005A">
      <w:pPr>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5B">
      <w:pPr>
        <w:rPr>
          <w:ins w:author="József Péter Pohánka" w:id="0" w:date="2025-12-31T15:17:53Z"/>
          <w:rFonts w:ascii="Roboto" w:cs="Roboto" w:eastAsia="Roboto" w:hAnsi="Roboto"/>
          <w:color w:val="1155cc"/>
          <w:sz w:val="23"/>
          <w:szCs w:val="23"/>
          <w:highlight w:val="white"/>
          <w:u w:val="single"/>
        </w:rPr>
      </w:pPr>
      <w:r w:rsidDel="00000000" w:rsidR="00000000" w:rsidRPr="00000000">
        <w:fldChar w:fldCharType="begin"/>
        <w:instrText xml:space="preserve"> HYPERLINK "https://vertexaisearch.cloud.google.com/home/cid/83b0a398-6024-4b99-859c-aac61ac6bf61/r/share/4b0d4916-5d4b-459e-b046-ae09c2543e94?hl=en_US" </w:instrText>
        <w:fldChar w:fldCharType="separate"/>
      </w:r>
      <w:ins w:author="József Péter Pohánka" w:id="0" w:date="2025-12-31T15:17:53Z">
        <w:r w:rsidDel="00000000" w:rsidR="00000000" w:rsidRPr="00000000">
          <w:rPr>
            <w:rFonts w:ascii="Roboto" w:cs="Roboto" w:eastAsia="Roboto" w:hAnsi="Roboto"/>
            <w:color w:val="1155cc"/>
            <w:sz w:val="23"/>
            <w:szCs w:val="23"/>
            <w:highlight w:val="white"/>
            <w:u w:val="single"/>
            <w:rtl w:val="0"/>
          </w:rPr>
          <w:t xml:space="preserve">Elemzés</w:t>
        </w:r>
      </w:ins>
    </w:p>
    <w:p w:rsidR="00000000" w:rsidDel="00000000" w:rsidP="00000000" w:rsidRDefault="00000000" w:rsidRPr="00000000" w14:paraId="0000005C">
      <w:pPr>
        <w:rPr>
          <w:rFonts w:ascii="Roboto" w:cs="Roboto" w:eastAsia="Roboto" w:hAnsi="Roboto"/>
          <w:sz w:val="23"/>
          <w:szCs w:val="23"/>
          <w:highlight w:val="white"/>
        </w:rPr>
        <w:sectPr>
          <w:type w:val="nextPage"/>
          <w:pgSz w:h="16834" w:w="11909" w:orient="portrait"/>
          <w:pgMar w:bottom="1440" w:top="1440" w:left="1440" w:right="1440" w:header="720" w:footer="720"/>
          <w:pgNumType w:start="1"/>
        </w:sectPr>
      </w:pPr>
      <w:r w:rsidDel="00000000" w:rsidR="00000000" w:rsidRPr="00000000">
        <w:fldChar w:fldCharType="end"/>
      </w:r>
      <w:del w:author="József Péter Pohánka" w:id="0" w:date="2025-12-31T15:17:53Z">
        <w:r w:rsidDel="00000000" w:rsidR="00000000" w:rsidRPr="00000000">
          <w:fldChar w:fldCharType="begin"/>
        </w:r>
        <w:r w:rsidDel="00000000" w:rsidR="00000000" w:rsidRPr="00000000">
          <w:delInstrText xml:space="preserve">HYPERLINK "https://vertexaisearch.cloud.google.com/home/cid/83b0a398-6024-4b99-859c-aac61ac6bf61/r/share/4b0d4916-5d4b-459e-b046-ae09c2543e94?hl=en_US"</w:delInstrText>
        </w:r>
        <w:r w:rsidDel="00000000" w:rsidR="00000000" w:rsidRPr="00000000">
          <w:fldChar w:fldCharType="separate"/>
        </w:r>
        <w:r w:rsidDel="00000000" w:rsidR="00000000" w:rsidRPr="00000000">
          <w:rPr>
            <w:rFonts w:ascii="Roboto" w:cs="Roboto" w:eastAsia="Roboto" w:hAnsi="Roboto"/>
            <w:color w:val="1155cc"/>
            <w:sz w:val="23"/>
            <w:szCs w:val="23"/>
            <w:highlight w:val="white"/>
            <w:u w:val="single"/>
            <w:rtl w:val="0"/>
          </w:rPr>
          <w:delText xml:space="preserve">https://vertexaisearch.cloud.google.com/home/cid/83b0a398-6024-4b99-859c-aac61ac6bf61/r/share/4b0d4916-5d4b-459e-b046-ae09c2543e94?hl=en_US</w:delText>
        </w:r>
        <w:r w:rsidDel="00000000" w:rsidR="00000000" w:rsidRPr="00000000">
          <w:fldChar w:fldCharType="end"/>
        </w:r>
      </w:del>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3"/>
          <w:szCs w:val="23"/>
          <w:highlight w:val="white"/>
        </w:rPr>
        <w:sectPr>
          <w:type w:val="nextPage"/>
          <w:pgSz w:h="16834" w:w="11909" w:orient="portrait"/>
          <w:pgMar w:bottom="1440" w:top="1440" w:left="1440" w:right="1440" w:header="720" w:footer="720"/>
          <w:pgNumType w:start="1"/>
        </w:sectPr>
      </w:pPr>
      <w:bookmarkStart w:colFirst="0" w:colLast="0" w:name="_yr2olwkyp9j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lap</w:t>
      </w:r>
      <w:r w:rsidDel="00000000" w:rsidR="00000000" w:rsidRPr="00000000">
        <w:rPr>
          <w:rtl w:val="0"/>
        </w:rPr>
      </w:r>
    </w:p>
    <w:p w:rsidR="00000000" w:rsidDel="00000000" w:rsidP="00000000" w:rsidRDefault="00000000" w:rsidRPr="00000000" w14:paraId="0000005E">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b w:val="1"/>
            <w:bCs w:val="1"/>
            <w:color w:val="1f1f1f"/>
            <w:sz w:val="21"/>
            <w:szCs w:val="21"/>
            <w:highlight w:val="white"/>
            <w:rtl w:val="0"/>
          </w:rPr>
          <w:t xml:space="preserve">1. olda l</w:t>
        </w:r>
        <w:r w:rsidDel="00000000" w:rsidR="00000000" w:rsidRPr="00000000">
          <w:rPr>
            <w:rFonts w:ascii="Roboto" w:cs="Roboto" w:eastAsia="Roboto" w:hAnsi="Roboto"/>
            <w:color w:val="1f1f1f"/>
            <w:sz w:val="21"/>
            <w:szCs w:val="21"/>
            <w:highlight w:val="white"/>
            <w:rtl w:val="0"/>
          </w:rPr>
          <w:t xml:space="preserve">A 2025-ös magyar használtautó-piac digitális forradalma: Az elektromos autók profitpotenciálja, a DMS-optimalizáció és a NIS2 kiberbiztonsági irányelv kihívásai</w:t>
        </w:r>
      </w:ins>
    </w:p>
    <w:p w:rsidR="00000000" w:rsidDel="00000000" w:rsidP="00000000" w:rsidRDefault="00000000" w:rsidRPr="00000000" w14:paraId="0000005F">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60">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A magyar használtautó-piacon 2025-ben egyértelműen érzékelhető az alternatív hajtású járművek iránti kereslet fokozott növekedése, miközben a digitalizált kereskedéseknek új kiberbiztonsági előírásoknak is meg kell felelniük. A modern kereskedői versenyképesség záloga, hogy miként képesek a hibrid és elektromos járművek kínálatát optimalizálni, a Kereskedés Menedzsment Rendszerek (DMS) képességeit hatékonyan kihasználni, és ezzel egyidejűleg megfelelni a szigorodó jogszabályi követelményeknek.1. Jövedelmező és gyorsan értékesíthető hibrid és elektromos modellek 2025-ben</w:t>
        </w:r>
      </w:ins>
    </w:p>
    <w:p w:rsidR="00000000" w:rsidDel="00000000" w:rsidP="00000000" w:rsidRDefault="00000000" w:rsidRPr="00000000" w14:paraId="00000061">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62">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A 2025-ös magyar használtautó-piac jelentős átalakuláson megy keresztül: az </w:t>
        </w:r>
        <w:r w:rsidDel="00000000" w:rsidR="00000000" w:rsidRPr="00000000">
          <w:rPr>
            <w:rFonts w:ascii="Roboto" w:cs="Roboto" w:eastAsia="Roboto" w:hAnsi="Roboto"/>
            <w:b w:val="1"/>
            <w:bCs w:val="1"/>
            <w:color w:val="1f1f1f"/>
            <w:sz w:val="21"/>
            <w:szCs w:val="21"/>
            <w:highlight w:val="white"/>
            <w:rtl w:val="0"/>
          </w:rPr>
          <w:t xml:space="preserve">elektromos autók iránti érdeklődés 37,5–53,3%-kal</w:t>
        </w:r>
        <w:r w:rsidDel="00000000" w:rsidR="00000000" w:rsidRPr="00000000">
          <w:rPr>
            <w:rFonts w:ascii="Roboto" w:cs="Roboto" w:eastAsia="Roboto" w:hAnsi="Roboto"/>
            <w:color w:val="1f1f1f"/>
            <w:sz w:val="21"/>
            <w:szCs w:val="21"/>
            <w:highlight w:val="white"/>
            <w:rtl w:val="0"/>
          </w:rPr>
          <w:t xml:space="preserve">, a </w:t>
        </w:r>
        <w:r w:rsidDel="00000000" w:rsidR="00000000" w:rsidRPr="00000000">
          <w:rPr>
            <w:rFonts w:ascii="Roboto" w:cs="Roboto" w:eastAsia="Roboto" w:hAnsi="Roboto"/>
            <w:b w:val="1"/>
            <w:bCs w:val="1"/>
            <w:color w:val="1f1f1f"/>
            <w:sz w:val="21"/>
            <w:szCs w:val="21"/>
            <w:highlight w:val="white"/>
            <w:rtl w:val="0"/>
          </w:rPr>
          <w:t xml:space="preserve">hibridek iránti kereslet pedig 23%-kal</w:t>
        </w:r>
        <w:r w:rsidDel="00000000" w:rsidR="00000000" w:rsidRPr="00000000">
          <w:rPr>
            <w:rFonts w:ascii="Roboto" w:cs="Roboto" w:eastAsia="Roboto" w:hAnsi="Roboto"/>
            <w:color w:val="1f1f1f"/>
            <w:sz w:val="21"/>
            <w:szCs w:val="21"/>
            <w:highlight w:val="white"/>
            <w:rtl w:val="0"/>
          </w:rPr>
          <w:t xml:space="preserve"> is emelkedett az előző évhez képest. Ez a tendencia világosan kijelöli a kereskedők számára a fókuszterületeket a gyors és nyereséges értékesítés érdekében.2–5 millió forintos ársáv</w:t>
        </w:r>
      </w:ins>
    </w:p>
    <w:p w:rsidR="00000000" w:rsidDel="00000000" w:rsidP="00000000" w:rsidRDefault="00000000" w:rsidRPr="00000000" w14:paraId="00000063">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64">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Ebben a kategóriában a korábbi generációs, de rendkívül megbízható modellek a legkeresettebbek:</w:t>
        </w:r>
      </w:ins>
    </w:p>
    <w:p w:rsidR="00000000" w:rsidDel="00000000" w:rsidP="00000000" w:rsidRDefault="00000000" w:rsidRPr="00000000" w14:paraId="00000065">
      <w:pPr>
        <w:numPr>
          <w:ilvl w:val="0"/>
          <w:numId w:val="14"/>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Hibridek:</w:t>
        </w:r>
        <w:r w:rsidDel="00000000" w:rsidR="00000000" w:rsidRPr="00000000">
          <w:rPr>
            <w:rFonts w:ascii="Roboto" w:cs="Roboto" w:eastAsia="Roboto" w:hAnsi="Roboto"/>
            <w:color w:val="1f1f1f"/>
            <w:sz w:val="21"/>
            <w:szCs w:val="21"/>
            <w:rtl w:val="0"/>
          </w:rPr>
          <w:t xml:space="preserve"> A </w:t>
        </w:r>
        <w:r w:rsidDel="00000000" w:rsidR="00000000" w:rsidRPr="00000000">
          <w:rPr>
            <w:rFonts w:ascii="Roboto" w:cs="Roboto" w:eastAsia="Roboto" w:hAnsi="Roboto"/>
            <w:b w:val="1"/>
            <w:bCs w:val="1"/>
            <w:color w:val="1f1f1f"/>
            <w:sz w:val="21"/>
            <w:szCs w:val="21"/>
            <w:rtl w:val="0"/>
          </w:rPr>
          <w:t xml:space="preserve">Toyota Prius</w:t>
        </w:r>
        <w:r w:rsidDel="00000000" w:rsidR="00000000" w:rsidRPr="00000000">
          <w:rPr>
            <w:rFonts w:ascii="Roboto" w:cs="Roboto" w:eastAsia="Roboto" w:hAnsi="Roboto"/>
            <w:color w:val="1f1f1f"/>
            <w:sz w:val="21"/>
            <w:szCs w:val="21"/>
            <w:rtl w:val="0"/>
          </w:rPr>
          <w:t xml:space="preserve"> (különösen a harmadik generáció) és a </w:t>
        </w:r>
        <w:r w:rsidDel="00000000" w:rsidR="00000000" w:rsidRPr="00000000">
          <w:rPr>
            <w:rFonts w:ascii="Roboto" w:cs="Roboto" w:eastAsia="Roboto" w:hAnsi="Roboto"/>
            <w:b w:val="1"/>
            <w:bCs w:val="1"/>
            <w:color w:val="1f1f1f"/>
            <w:sz w:val="21"/>
            <w:szCs w:val="21"/>
            <w:rtl w:val="0"/>
          </w:rPr>
          <w:t xml:space="preserve">Toyota Auris Hybrid</w:t>
        </w:r>
        <w:r w:rsidDel="00000000" w:rsidR="00000000" w:rsidRPr="00000000">
          <w:rPr>
            <w:rFonts w:ascii="Roboto" w:cs="Roboto" w:eastAsia="Roboto" w:hAnsi="Roboto"/>
            <w:color w:val="1f1f1f"/>
            <w:sz w:val="21"/>
            <w:szCs w:val="21"/>
            <w:rtl w:val="0"/>
          </w:rPr>
          <w:t xml:space="preserve"> (kb. 3–4,5 millió forint) dominálnak, megbízhatóságuk és alacsony fogyasztásuk miatt. Jó alternatíva lehet a </w:t>
        </w:r>
        <w:r w:rsidDel="00000000" w:rsidR="00000000" w:rsidRPr="00000000">
          <w:rPr>
            <w:rFonts w:ascii="Roboto" w:cs="Roboto" w:eastAsia="Roboto" w:hAnsi="Roboto"/>
            <w:b w:val="1"/>
            <w:bCs w:val="1"/>
            <w:color w:val="1f1f1f"/>
            <w:sz w:val="21"/>
            <w:szCs w:val="21"/>
            <w:rtl w:val="0"/>
          </w:rPr>
          <w:t xml:space="preserve">Honda Civic Hybrid</w:t>
        </w:r>
        <w:r w:rsidDel="00000000" w:rsidR="00000000" w:rsidRPr="00000000">
          <w:rPr>
            <w:rFonts w:ascii="Roboto" w:cs="Roboto" w:eastAsia="Roboto" w:hAnsi="Roboto"/>
            <w:color w:val="1f1f1f"/>
            <w:sz w:val="21"/>
            <w:szCs w:val="21"/>
            <w:rtl w:val="0"/>
          </w:rPr>
          <w:t xml:space="preserve">.</w:t>
        </w:r>
      </w:ins>
    </w:p>
    <w:p w:rsidR="00000000" w:rsidDel="00000000" w:rsidP="00000000" w:rsidRDefault="00000000" w:rsidRPr="00000000" w14:paraId="00000066">
      <w:pPr>
        <w:numPr>
          <w:ilvl w:val="0"/>
          <w:numId w:val="14"/>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Elektromos autók:</w:t>
        </w:r>
        <w:r w:rsidDel="00000000" w:rsidR="00000000" w:rsidRPr="00000000">
          <w:rPr>
            <w:rFonts w:ascii="Roboto" w:cs="Roboto" w:eastAsia="Roboto" w:hAnsi="Roboto"/>
            <w:color w:val="1f1f1f"/>
            <w:sz w:val="21"/>
            <w:szCs w:val="21"/>
            <w:rtl w:val="0"/>
          </w:rPr>
          <w:t xml:space="preserve"> A legkedvezőbb árú modellek (Peugeot iOn, Mitsubishi i-MiEV, Citroën C-Zero) 1,4–1,8 millió forinttól elérhetők, de elsősorban városi használatra alkalmasak (70–80 km valós hatótávval). Jelentős népszerűségnek örvend a </w:t>
        </w:r>
        <w:r w:rsidDel="00000000" w:rsidR="00000000" w:rsidRPr="00000000">
          <w:rPr>
            <w:rFonts w:ascii="Roboto" w:cs="Roboto" w:eastAsia="Roboto" w:hAnsi="Roboto"/>
            <w:b w:val="1"/>
            <w:bCs w:val="1"/>
            <w:color w:val="1f1f1f"/>
            <w:sz w:val="21"/>
            <w:szCs w:val="21"/>
            <w:rtl w:val="0"/>
          </w:rPr>
          <w:t xml:space="preserve">Nissan Leaf első generációja</w:t>
        </w:r>
        <w:r w:rsidDel="00000000" w:rsidR="00000000" w:rsidRPr="00000000">
          <w:rPr>
            <w:rFonts w:ascii="Roboto" w:cs="Roboto" w:eastAsia="Roboto" w:hAnsi="Roboto"/>
            <w:color w:val="1f1f1f"/>
            <w:sz w:val="21"/>
            <w:szCs w:val="21"/>
            <w:rtl w:val="0"/>
          </w:rPr>
          <w:t xml:space="preserve"> (24 kWh-s akkumulátorral szerelt példányok). A </w:t>
        </w:r>
        <w:r w:rsidDel="00000000" w:rsidR="00000000" w:rsidRPr="00000000">
          <w:rPr>
            <w:rFonts w:ascii="Roboto" w:cs="Roboto" w:eastAsia="Roboto" w:hAnsi="Roboto"/>
            <w:b w:val="1"/>
            <w:bCs w:val="1"/>
            <w:color w:val="1f1f1f"/>
            <w:sz w:val="21"/>
            <w:szCs w:val="21"/>
            <w:rtl w:val="0"/>
          </w:rPr>
          <w:t xml:space="preserve">Nissan Leaf</w:t>
        </w:r>
        <w:r w:rsidDel="00000000" w:rsidR="00000000" w:rsidRPr="00000000">
          <w:rPr>
            <w:rFonts w:ascii="Roboto" w:cs="Roboto" w:eastAsia="Roboto" w:hAnsi="Roboto"/>
            <w:color w:val="1f1f1f"/>
            <w:sz w:val="21"/>
            <w:szCs w:val="21"/>
            <w:rtl w:val="0"/>
          </w:rPr>
          <w:t xml:space="preserve"> átlagára egy év alatt 15,2%-kal, körülbelül 4,99 millió forintra mérséklődött.</w:t>
        </w:r>
      </w:ins>
    </w:p>
    <w:p w:rsidR="00000000" w:rsidDel="00000000" w:rsidP="00000000" w:rsidRDefault="00000000" w:rsidRPr="00000000" w14:paraId="00000067">
      <w:pPr>
        <w:numPr>
          <w:ilvl w:val="0"/>
          <w:numId w:val="14"/>
        </w:numPr>
        <w:shd w:fill="ffffff" w:val="clear"/>
        <w:spacing w:after="0" w:afterAutospacing="0" w:before="0" w:beforeAutospacing="0" w:line="261.8181818181818" w:lineRule="auto"/>
        <w:ind w:left="720" w:hanging="360"/>
        <w:rPr>
          <w:ins w:author="József Péter Pohánka" w:id="1" w:date="2025-12-31T15:50:43Z"/>
        </w:rPr>
      </w:pPr>
      <w:r w:rsidDel="00000000" w:rsidR="00000000" w:rsidRPr="00000000">
        <w:fldChar w:fldCharType="begin"/>
        <w:instrText xml:space="preserve"> HYPERLINK "https://docs.google.com/document/d/1tNJZTNLQ3s8SBeDJM5IvDiBjKyQIhKhBITlN5hbuk70/edit#" </w:instrText>
        <w:fldChar w:fldCharType="separate"/>
      </w:r>
      <w:ins w:author="József Péter Pohánka" w:id="1" w:date="2025-12-31T15:50:43Z">
        <w:r w:rsidDel="00000000" w:rsidR="00000000" w:rsidRPr="00000000">
          <w:rPr>
            <w:rFonts w:ascii="Roboto" w:cs="Roboto" w:eastAsia="Roboto" w:hAnsi="Roboto"/>
            <w:color w:val="1155cc"/>
            <w:sz w:val="21"/>
            <w:szCs w:val="21"/>
            <w:rtl w:val="0"/>
          </w:rPr>
          <w:t xml:space="preserve">Képernyőolvasó-támogatás bekapcsolása</w:t>
        </w:r>
      </w:ins>
    </w:p>
    <w:p w:rsidR="00000000" w:rsidDel="00000000" w:rsidP="00000000" w:rsidRDefault="00000000" w:rsidRPr="00000000" w14:paraId="00000068">
      <w:pPr>
        <w:numPr>
          <w:ilvl w:val="0"/>
          <w:numId w:val="14"/>
        </w:numPr>
        <w:shd w:fill="ffffff" w:val="clear"/>
        <w:spacing w:after="0" w:afterAutospacing="0" w:before="0" w:beforeAutospacing="0" w:line="261.8181818181818" w:lineRule="auto"/>
        <w:ind w:left="720" w:hanging="360"/>
        <w:rPr>
          <w:ins w:author="József Péter Pohánka" w:id="1" w:date="2025-12-31T15:50:43Z"/>
        </w:rPr>
      </w:pPr>
      <w:r w:rsidDel="00000000" w:rsidR="00000000" w:rsidRPr="00000000">
        <w:fldChar w:fldCharType="end"/>
      </w:r>
      <w:ins w:author="József Péter Pohánka" w:id="1" w:date="2025-12-31T15:50:43Z">
        <w:r w:rsidDel="00000000" w:rsidR="00000000" w:rsidRPr="00000000">
          <w:rPr>
            <w:rFonts w:ascii="Roboto" w:cs="Roboto" w:eastAsia="Roboto" w:hAnsi="Roboto"/>
            <w:color w:val="1f1f1f"/>
            <w:sz w:val="21"/>
            <w:szCs w:val="21"/>
            <w:rtl w:val="0"/>
          </w:rPr>
          <w:t xml:space="preserve">A képernyőolvasó bekapcsolásához nyomja meg a(z) Ctrl+Alt+Z billentyűket. A billentyűkódokról a(z) Ctrl+törtjel billentyűk együttes lenyomásával tudhat meg többet.</w:t>
        </w:r>
      </w:ins>
    </w:p>
    <w:p w:rsidR="00000000" w:rsidDel="00000000" w:rsidP="00000000" w:rsidRDefault="00000000" w:rsidRPr="00000000" w14:paraId="00000069">
      <w:pPr>
        <w:numPr>
          <w:ilvl w:val="0"/>
          <w:numId w:val="14"/>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Üzenet elrejtve </w:t>
        </w:r>
      </w:ins>
    </w:p>
    <w:p w:rsidR="00000000" w:rsidDel="00000000" w:rsidP="00000000" w:rsidRDefault="00000000" w:rsidRPr="00000000" w14:paraId="0000006A">
      <w:pPr>
        <w:numPr>
          <w:ilvl w:val="0"/>
          <w:numId w:val="14"/>
        </w:numPr>
        <w:shd w:fill="ffffff" w:val="clear"/>
        <w:spacing w:after="0" w:afterAutospacing="0" w:before="0" w:beforeAutospacing="0" w:line="261.8181818181818" w:lineRule="auto"/>
        <w:ind w:left="720" w:right="240" w:hanging="360"/>
        <w:rPr>
          <w:ins w:author="József Péter Pohánka" w:id="1" w:date="2025-12-31T15:50:43Z"/>
        </w:rPr>
      </w:pPr>
      <w:ins w:author="József Péter Pohánka" w:id="1" w:date="2025-12-31T15:50:43Z">
        <w:r w:rsidDel="00000000" w:rsidR="00000000" w:rsidRPr="00000000">
          <w:rPr>
            <w:rtl w:val="0"/>
          </w:rPr>
        </w:r>
      </w:ins>
    </w:p>
    <w:p w:rsidR="00000000" w:rsidDel="00000000" w:rsidP="00000000" w:rsidRDefault="00000000" w:rsidRPr="00000000" w14:paraId="0000006B">
      <w:pPr>
        <w:numPr>
          <w:ilvl w:val="0"/>
          <w:numId w:val="14"/>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tl w:val="0"/>
          </w:rPr>
        </w:r>
      </w:ins>
    </w:p>
    <w:p w:rsidR="00000000" w:rsidDel="00000000" w:rsidP="00000000" w:rsidRDefault="00000000" w:rsidRPr="00000000" w14:paraId="0000006C">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5–10 millió forintos ársáv</w:t>
        </w:r>
      </w:ins>
    </w:p>
    <w:p w:rsidR="00000000" w:rsidDel="00000000" w:rsidP="00000000" w:rsidRDefault="00000000" w:rsidRPr="00000000" w14:paraId="0000006D">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6E">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Ez a legdinamikusabban bővülő szegmens, ahol már újszerű, modern technológiával felszerelt modellek is megjelennek:</w:t>
        </w:r>
      </w:ins>
    </w:p>
    <w:p w:rsidR="00000000" w:rsidDel="00000000" w:rsidP="00000000" w:rsidRDefault="00000000" w:rsidRPr="00000000" w14:paraId="0000006F">
      <w:pPr>
        <w:numPr>
          <w:ilvl w:val="0"/>
          <w:numId w:val="7"/>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Elektromos autók:</w:t>
        </w:r>
      </w:ins>
    </w:p>
    <w:p w:rsidR="00000000" w:rsidDel="00000000" w:rsidP="00000000" w:rsidRDefault="00000000" w:rsidRPr="00000000" w14:paraId="00000070">
      <w:pPr>
        <w:numPr>
          <w:ilvl w:val="1"/>
          <w:numId w:val="7"/>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Tesla Model 3 (alapváltozatok):</w:t>
        </w:r>
        <w:r w:rsidDel="00000000" w:rsidR="00000000" w:rsidRPr="00000000">
          <w:rPr>
            <w:rFonts w:ascii="Roboto" w:cs="Roboto" w:eastAsia="Roboto" w:hAnsi="Roboto"/>
            <w:color w:val="1f1f1f"/>
            <w:sz w:val="21"/>
            <w:szCs w:val="21"/>
            <w:rtl w:val="0"/>
          </w:rPr>
          <w:t xml:space="preserve"> Az árcsökkenés egyik fő nyertese; a kereslet megháromszorozódott iránta, ezzel a legkeresettebb használt villanyautó Magyarországon.</w:t>
        </w:r>
      </w:ins>
    </w:p>
    <w:p w:rsidR="00000000" w:rsidDel="00000000" w:rsidP="00000000" w:rsidRDefault="00000000" w:rsidRPr="00000000" w14:paraId="00000071">
      <w:pPr>
        <w:numPr>
          <w:ilvl w:val="1"/>
          <w:numId w:val="7"/>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Volkswagen ID.3:</w:t>
        </w:r>
        <w:r w:rsidDel="00000000" w:rsidR="00000000" w:rsidRPr="00000000">
          <w:rPr>
            <w:rFonts w:ascii="Roboto" w:cs="Roboto" w:eastAsia="Roboto" w:hAnsi="Roboto"/>
            <w:color w:val="1f1f1f"/>
            <w:sz w:val="21"/>
            <w:szCs w:val="21"/>
            <w:rtl w:val="0"/>
          </w:rPr>
          <w:t xml:space="preserve"> Átlagára 8,6 millió forint körül alakul, amely rendkívül vonzó opció (kb. 30%-kal olcsóbb az újkori áránál).</w:t>
        </w:r>
      </w:ins>
    </w:p>
    <w:p w:rsidR="00000000" w:rsidDel="00000000" w:rsidP="00000000" w:rsidRDefault="00000000" w:rsidRPr="00000000" w14:paraId="00000072">
      <w:pPr>
        <w:numPr>
          <w:ilvl w:val="1"/>
          <w:numId w:val="7"/>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Hyundai Kona Electric:</w:t>
        </w:r>
        <w:r w:rsidDel="00000000" w:rsidR="00000000" w:rsidRPr="00000000">
          <w:rPr>
            <w:rFonts w:ascii="Roboto" w:cs="Roboto" w:eastAsia="Roboto" w:hAnsi="Roboto"/>
            <w:color w:val="1f1f1f"/>
            <w:sz w:val="21"/>
            <w:szCs w:val="21"/>
            <w:rtl w:val="0"/>
          </w:rPr>
          <w:t xml:space="preserve"> Átlagosan 8,15 millió forintért kapható, ára közel 10%-ot esett.</w:t>
        </w:r>
      </w:ins>
    </w:p>
    <w:p w:rsidR="00000000" w:rsidDel="00000000" w:rsidP="00000000" w:rsidRDefault="00000000" w:rsidRPr="00000000" w14:paraId="00000073">
      <w:pPr>
        <w:numPr>
          <w:ilvl w:val="1"/>
          <w:numId w:val="7"/>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Ezek a modellek már hosszabb utakra is alkalmasak, </w:t>
        </w:r>
        <w:r w:rsidDel="00000000" w:rsidR="00000000" w:rsidRPr="00000000">
          <w:rPr>
            <w:rFonts w:ascii="Roboto" w:cs="Roboto" w:eastAsia="Roboto" w:hAnsi="Roboto"/>
            <w:b w:val="1"/>
            <w:bCs w:val="1"/>
            <w:color w:val="1f1f1f"/>
            <w:sz w:val="21"/>
            <w:szCs w:val="21"/>
            <w:rtl w:val="0"/>
          </w:rPr>
          <w:t xml:space="preserve">200–350 km közötti valós hatótávot</w:t>
        </w:r>
        <w:r w:rsidDel="00000000" w:rsidR="00000000" w:rsidRPr="00000000">
          <w:rPr>
            <w:rFonts w:ascii="Roboto" w:cs="Roboto" w:eastAsia="Roboto" w:hAnsi="Roboto"/>
            <w:color w:val="1f1f1f"/>
            <w:sz w:val="21"/>
            <w:szCs w:val="21"/>
            <w:rtl w:val="0"/>
          </w:rPr>
          <w:t xml:space="preserve"> biztosítanak.</w:t>
        </w:r>
      </w:ins>
    </w:p>
    <w:p w:rsidR="00000000" w:rsidDel="00000000" w:rsidP="00000000" w:rsidRDefault="00000000" w:rsidRPr="00000000" w14:paraId="00000074">
      <w:pPr>
        <w:numPr>
          <w:ilvl w:val="0"/>
          <w:numId w:val="7"/>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Hibridek:</w:t>
        </w:r>
        <w:r w:rsidDel="00000000" w:rsidR="00000000" w:rsidRPr="00000000">
          <w:rPr>
            <w:rFonts w:ascii="Roboto" w:cs="Roboto" w:eastAsia="Roboto" w:hAnsi="Roboto"/>
            <w:color w:val="1f1f1f"/>
            <w:sz w:val="21"/>
            <w:szCs w:val="21"/>
            <w:rtl w:val="0"/>
          </w:rPr>
          <w:t xml:space="preserve"> A fiatalabb (6–10 éves) </w:t>
        </w:r>
        <w:r w:rsidDel="00000000" w:rsidR="00000000" w:rsidRPr="00000000">
          <w:rPr>
            <w:rFonts w:ascii="Roboto" w:cs="Roboto" w:eastAsia="Roboto" w:hAnsi="Roboto"/>
            <w:b w:val="1"/>
            <w:bCs w:val="1"/>
            <w:color w:val="1f1f1f"/>
            <w:sz w:val="21"/>
            <w:szCs w:val="21"/>
            <w:rtl w:val="0"/>
          </w:rPr>
          <w:t xml:space="preserve">Toyota C-HR, Corolla és RAV4 Hybrid</w:t>
        </w:r>
        <w:r w:rsidDel="00000000" w:rsidR="00000000" w:rsidRPr="00000000">
          <w:rPr>
            <w:rFonts w:ascii="Roboto" w:cs="Roboto" w:eastAsia="Roboto" w:hAnsi="Roboto"/>
            <w:color w:val="1f1f1f"/>
            <w:sz w:val="21"/>
            <w:szCs w:val="21"/>
            <w:rtl w:val="0"/>
          </w:rPr>
          <w:t xml:space="preserve"> modellek továbbra is kiemelten népszerűek. Megjelennek a </w:t>
        </w:r>
        <w:r w:rsidDel="00000000" w:rsidR="00000000" w:rsidRPr="00000000">
          <w:rPr>
            <w:rFonts w:ascii="Roboto" w:cs="Roboto" w:eastAsia="Roboto" w:hAnsi="Roboto"/>
            <w:b w:val="1"/>
            <w:bCs w:val="1"/>
            <w:color w:val="1f1f1f"/>
            <w:sz w:val="21"/>
            <w:szCs w:val="21"/>
            <w:rtl w:val="0"/>
          </w:rPr>
          <w:t xml:space="preserve">plug-in hibrid modellek</w:t>
        </w:r>
        <w:r w:rsidDel="00000000" w:rsidR="00000000" w:rsidRPr="00000000">
          <w:rPr>
            <w:rFonts w:ascii="Roboto" w:cs="Roboto" w:eastAsia="Roboto" w:hAnsi="Roboto"/>
            <w:color w:val="1f1f1f"/>
            <w:sz w:val="21"/>
            <w:szCs w:val="21"/>
            <w:rtl w:val="0"/>
          </w:rPr>
          <w:t xml:space="preserve"> is, mint a Kia Optima PHEV vagy a Volkswagen Passat GTE.</w:t>
        </w:r>
      </w:ins>
    </w:p>
    <w:p w:rsidR="00000000" w:rsidDel="00000000" w:rsidP="00000000" w:rsidRDefault="00000000" w:rsidRPr="00000000" w14:paraId="00000075">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10 millió forint feletti ársáv</w:t>
        </w:r>
      </w:ins>
    </w:p>
    <w:p w:rsidR="00000000" w:rsidDel="00000000" w:rsidP="00000000" w:rsidRDefault="00000000" w:rsidRPr="00000000" w14:paraId="00000076">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77">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A prémium kategóriában a legújabb technológiát képviselő, nagy hatótávú modellek a meghatározóak:</w:t>
        </w:r>
      </w:ins>
    </w:p>
    <w:p w:rsidR="00000000" w:rsidDel="00000000" w:rsidP="00000000" w:rsidRDefault="00000000" w:rsidRPr="00000000" w14:paraId="00000078">
      <w:pPr>
        <w:numPr>
          <w:ilvl w:val="0"/>
          <w:numId w:val="4"/>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Elektromos autók:</w:t>
        </w:r>
        <w:r w:rsidDel="00000000" w:rsidR="00000000" w:rsidRPr="00000000">
          <w:rPr>
            <w:rFonts w:ascii="Roboto" w:cs="Roboto" w:eastAsia="Roboto" w:hAnsi="Roboto"/>
            <w:color w:val="1f1f1f"/>
            <w:sz w:val="21"/>
            <w:szCs w:val="21"/>
            <w:rtl w:val="0"/>
          </w:rPr>
          <w:t xml:space="preserve"> A piacot továbbra is a </w:t>
        </w:r>
        <w:r w:rsidDel="00000000" w:rsidR="00000000" w:rsidRPr="00000000">
          <w:rPr>
            <w:rFonts w:ascii="Roboto" w:cs="Roboto" w:eastAsia="Roboto" w:hAnsi="Roboto"/>
            <w:b w:val="1"/>
            <w:bCs w:val="1"/>
            <w:color w:val="1f1f1f"/>
            <w:sz w:val="21"/>
            <w:szCs w:val="21"/>
            <w:rtl w:val="0"/>
          </w:rPr>
          <w:t xml:space="preserve">Tesla Model Y</w:t>
        </w:r>
        <w:r w:rsidDel="00000000" w:rsidR="00000000" w:rsidRPr="00000000">
          <w:rPr>
            <w:rFonts w:ascii="Roboto" w:cs="Roboto" w:eastAsia="Roboto" w:hAnsi="Roboto"/>
            <w:color w:val="1f1f1f"/>
            <w:sz w:val="21"/>
            <w:szCs w:val="21"/>
            <w:rtl w:val="0"/>
          </w:rPr>
          <w:t xml:space="preserve"> (átlagár 14,6 millió Ft, kereslet növekedése 41,8%), a </w:t>
        </w:r>
        <w:r w:rsidDel="00000000" w:rsidR="00000000" w:rsidRPr="00000000">
          <w:rPr>
            <w:rFonts w:ascii="Roboto" w:cs="Roboto" w:eastAsia="Roboto" w:hAnsi="Roboto"/>
            <w:b w:val="1"/>
            <w:bCs w:val="1"/>
            <w:color w:val="1f1f1f"/>
            <w:sz w:val="21"/>
            <w:szCs w:val="21"/>
            <w:rtl w:val="0"/>
          </w:rPr>
          <w:t xml:space="preserve">Tesla Model 3</w:t>
        </w:r>
        <w:r w:rsidDel="00000000" w:rsidR="00000000" w:rsidRPr="00000000">
          <w:rPr>
            <w:rFonts w:ascii="Roboto" w:cs="Roboto" w:eastAsia="Roboto" w:hAnsi="Roboto"/>
            <w:color w:val="1f1f1f"/>
            <w:sz w:val="21"/>
            <w:szCs w:val="21"/>
            <w:rtl w:val="0"/>
          </w:rPr>
          <w:t xml:space="preserve"> és a prémium német márkák (BMW, Mercedes) modelljei uralják. Egyre nagyobb számban jelennek meg a modern, nagy hatótávú járművek, mint a </w:t>
        </w:r>
        <w:r w:rsidDel="00000000" w:rsidR="00000000" w:rsidRPr="00000000">
          <w:rPr>
            <w:rFonts w:ascii="Roboto" w:cs="Roboto" w:eastAsia="Roboto" w:hAnsi="Roboto"/>
            <w:b w:val="1"/>
            <w:bCs w:val="1"/>
            <w:color w:val="1f1f1f"/>
            <w:sz w:val="21"/>
            <w:szCs w:val="21"/>
            <w:rtl w:val="0"/>
          </w:rPr>
          <w:t xml:space="preserve">Hyundai Ioniq 6</w:t>
        </w:r>
        <w:r w:rsidDel="00000000" w:rsidR="00000000" w:rsidRPr="00000000">
          <w:rPr>
            <w:rFonts w:ascii="Roboto" w:cs="Roboto" w:eastAsia="Roboto" w:hAnsi="Roboto"/>
            <w:color w:val="1f1f1f"/>
            <w:sz w:val="21"/>
            <w:szCs w:val="21"/>
            <w:rtl w:val="0"/>
          </w:rPr>
          <w:t xml:space="preserve">.</w:t>
        </w:r>
      </w:ins>
    </w:p>
    <w:p w:rsidR="00000000" w:rsidDel="00000000" w:rsidP="00000000" w:rsidRDefault="00000000" w:rsidRPr="00000000" w14:paraId="00000079">
      <w:pPr>
        <w:numPr>
          <w:ilvl w:val="0"/>
          <w:numId w:val="4"/>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Hibridek:</w:t>
        </w:r>
        <w:r w:rsidDel="00000000" w:rsidR="00000000" w:rsidRPr="00000000">
          <w:rPr>
            <w:rFonts w:ascii="Roboto" w:cs="Roboto" w:eastAsia="Roboto" w:hAnsi="Roboto"/>
            <w:color w:val="1f1f1f"/>
            <w:sz w:val="21"/>
            <w:szCs w:val="21"/>
            <w:rtl w:val="0"/>
          </w:rPr>
          <w:t xml:space="preserve"> A hibridek képviselik a legdrágább kategóriát (átlagár 10,99 millió Ft). Itt olyan prémium SUV-ok dominálnak, mint a </w:t>
        </w:r>
        <w:r w:rsidDel="00000000" w:rsidR="00000000" w:rsidRPr="00000000">
          <w:rPr>
            <w:rFonts w:ascii="Roboto" w:cs="Roboto" w:eastAsia="Roboto" w:hAnsi="Roboto"/>
            <w:b w:val="1"/>
            <w:bCs w:val="1"/>
            <w:color w:val="1f1f1f"/>
            <w:sz w:val="21"/>
            <w:szCs w:val="21"/>
            <w:rtl w:val="0"/>
          </w:rPr>
          <w:t xml:space="preserve">Lexus RX és NX</w:t>
        </w:r>
        <w:r w:rsidDel="00000000" w:rsidR="00000000" w:rsidRPr="00000000">
          <w:rPr>
            <w:rFonts w:ascii="Roboto" w:cs="Roboto" w:eastAsia="Roboto" w:hAnsi="Roboto"/>
            <w:color w:val="1f1f1f"/>
            <w:sz w:val="21"/>
            <w:szCs w:val="21"/>
            <w:rtl w:val="0"/>
          </w:rPr>
          <w:t xml:space="preserve">, a </w:t>
        </w:r>
        <w:r w:rsidDel="00000000" w:rsidR="00000000" w:rsidRPr="00000000">
          <w:rPr>
            <w:rFonts w:ascii="Roboto" w:cs="Roboto" w:eastAsia="Roboto" w:hAnsi="Roboto"/>
            <w:b w:val="1"/>
            <w:bCs w:val="1"/>
            <w:color w:val="1f1f1f"/>
            <w:sz w:val="21"/>
            <w:szCs w:val="21"/>
            <w:rtl w:val="0"/>
          </w:rPr>
          <w:t xml:space="preserve">Volvo XC90 T8</w:t>
        </w:r>
        <w:r w:rsidDel="00000000" w:rsidR="00000000" w:rsidRPr="00000000">
          <w:rPr>
            <w:rFonts w:ascii="Roboto" w:cs="Roboto" w:eastAsia="Roboto" w:hAnsi="Roboto"/>
            <w:color w:val="1f1f1f"/>
            <w:sz w:val="21"/>
            <w:szCs w:val="21"/>
            <w:rtl w:val="0"/>
          </w:rPr>
          <w:t xml:space="preserve">, vagy a </w:t>
        </w:r>
        <w:r w:rsidDel="00000000" w:rsidR="00000000" w:rsidRPr="00000000">
          <w:rPr>
            <w:rFonts w:ascii="Roboto" w:cs="Roboto" w:eastAsia="Roboto" w:hAnsi="Roboto"/>
            <w:b w:val="1"/>
            <w:bCs w:val="1"/>
            <w:color w:val="1f1f1f"/>
            <w:sz w:val="21"/>
            <w:szCs w:val="21"/>
            <w:rtl w:val="0"/>
          </w:rPr>
          <w:t xml:space="preserve">BMW X5</w:t>
        </w:r>
        <w:r w:rsidDel="00000000" w:rsidR="00000000" w:rsidRPr="00000000">
          <w:rPr>
            <w:rFonts w:ascii="Roboto" w:cs="Roboto" w:eastAsia="Roboto" w:hAnsi="Roboto"/>
            <w:color w:val="1f1f1f"/>
            <w:sz w:val="21"/>
            <w:szCs w:val="21"/>
            <w:rtl w:val="0"/>
          </w:rPr>
          <w:t xml:space="preserve"> hibrid változatai.</w:t>
        </w:r>
      </w:ins>
    </w:p>
    <w:p w:rsidR="00000000" w:rsidDel="00000000" w:rsidP="00000000" w:rsidRDefault="00000000" w:rsidRPr="00000000" w14:paraId="0000007A">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2. Az AUTOREG DMS szerepe a folyamatok optimalizálásában</w:t>
        </w:r>
      </w:ins>
    </w:p>
    <w:p w:rsidR="00000000" w:rsidDel="00000000" w:rsidP="00000000" w:rsidRDefault="00000000" w:rsidRPr="00000000" w14:paraId="0000007B">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7C">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Az </w:t>
        </w:r>
        <w:r w:rsidDel="00000000" w:rsidR="00000000" w:rsidRPr="00000000">
          <w:rPr>
            <w:rFonts w:ascii="Roboto" w:cs="Roboto" w:eastAsia="Roboto" w:hAnsi="Roboto"/>
            <w:b w:val="1"/>
            <w:bCs w:val="1"/>
            <w:color w:val="1f1f1f"/>
            <w:sz w:val="21"/>
            <w:szCs w:val="21"/>
            <w:highlight w:val="white"/>
            <w:rtl w:val="0"/>
          </w:rPr>
          <w:t xml:space="preserve">AUTOREG</w:t>
        </w:r>
        <w:r w:rsidDel="00000000" w:rsidR="00000000" w:rsidRPr="00000000">
          <w:rPr>
            <w:rFonts w:ascii="Roboto" w:cs="Roboto" w:eastAsia="Roboto" w:hAnsi="Roboto"/>
            <w:color w:val="1f1f1f"/>
            <w:sz w:val="21"/>
            <w:szCs w:val="21"/>
            <w:highlight w:val="white"/>
            <w:rtl w:val="0"/>
          </w:rPr>
          <w:t xml:space="preserve"> egy kifejezetten autókereskedők számára fejlesztett ügyviteli rendszer, melynek moduljai hatékonyan támogathatják a hibrid és elektromos járművek értékesítési folyamatait.Készletkezelés optimalizálása</w:t>
        </w:r>
      </w:ins>
    </w:p>
    <w:p w:rsidR="00000000" w:rsidDel="00000000" w:rsidP="00000000" w:rsidRDefault="00000000" w:rsidRPr="00000000" w14:paraId="0000007D">
      <w:pPr>
        <w:numPr>
          <w:ilvl w:val="0"/>
          <w:numId w:val="6"/>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Egyedi adatmezők:</w:t>
        </w:r>
        <w:r w:rsidDel="00000000" w:rsidR="00000000" w:rsidRPr="00000000">
          <w:rPr>
            <w:rFonts w:ascii="Roboto" w:cs="Roboto" w:eastAsia="Roboto" w:hAnsi="Roboto"/>
            <w:color w:val="1f1f1f"/>
            <w:sz w:val="21"/>
            <w:szCs w:val="21"/>
            <w:rtl w:val="0"/>
          </w:rPr>
          <w:t xml:space="preserve"> A rendszerben rögzíthetők az e-autók szempontjából kritikus adatok: </w:t>
        </w:r>
        <w:r w:rsidDel="00000000" w:rsidR="00000000" w:rsidRPr="00000000">
          <w:rPr>
            <w:rFonts w:ascii="Roboto" w:cs="Roboto" w:eastAsia="Roboto" w:hAnsi="Roboto"/>
            <w:b w:val="1"/>
            <w:bCs w:val="1"/>
            <w:color w:val="1f1f1f"/>
            <w:sz w:val="21"/>
            <w:szCs w:val="21"/>
            <w:rtl w:val="0"/>
          </w:rPr>
          <w:t xml:space="preserve">akkumulátor kapacitása (kWh), garantált és valós hatótáv (WLTP), az akkumulátor állapota (SoH - State of Health)</w:t>
        </w:r>
        <w:r w:rsidDel="00000000" w:rsidR="00000000" w:rsidRPr="00000000">
          <w:rPr>
            <w:rFonts w:ascii="Roboto" w:cs="Roboto" w:eastAsia="Roboto" w:hAnsi="Roboto"/>
            <w:color w:val="1f1f1f"/>
            <w:sz w:val="21"/>
            <w:szCs w:val="21"/>
            <w:rtl w:val="0"/>
          </w:rPr>
          <w:t xml:space="preserve">, töltési típus és maximális töltési teljesítmény. Ez elengedhetetlen az árazás és az értékesítés során.</w:t>
        </w:r>
      </w:ins>
    </w:p>
    <w:p w:rsidR="00000000" w:rsidDel="00000000" w:rsidP="00000000" w:rsidRDefault="00000000" w:rsidRPr="00000000" w14:paraId="0000007E">
      <w:pPr>
        <w:numPr>
          <w:ilvl w:val="0"/>
          <w:numId w:val="6"/>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Költségkövetés:</w:t>
        </w:r>
        <w:r w:rsidDel="00000000" w:rsidR="00000000" w:rsidRPr="00000000">
          <w:rPr>
            <w:rFonts w:ascii="Roboto" w:cs="Roboto" w:eastAsia="Roboto" w:hAnsi="Roboto"/>
            <w:color w:val="1f1f1f"/>
            <w:sz w:val="21"/>
            <w:szCs w:val="21"/>
            <w:rtl w:val="0"/>
          </w:rPr>
          <w:t xml:space="preserve"> Precízen nyomon követhetők az egyes járművekre fordított költségek, beleértve az akkumulátor-diagnosztikát és a specifikus szervizeléseket.</w:t>
        </w:r>
      </w:ins>
    </w:p>
    <w:p w:rsidR="00000000" w:rsidDel="00000000" w:rsidP="00000000" w:rsidRDefault="00000000" w:rsidRPr="00000000" w14:paraId="0000007F">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Ügyfélkapcsolat-kezelés (CRM) optimalizálása</w:t>
        </w:r>
      </w:ins>
    </w:p>
    <w:p w:rsidR="00000000" w:rsidDel="00000000" w:rsidP="00000000" w:rsidRDefault="00000000" w:rsidRPr="00000000" w14:paraId="00000080">
      <w:pPr>
        <w:numPr>
          <w:ilvl w:val="0"/>
          <w:numId w:val="1"/>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Célzott ügyfél-szegmentálás:</w:t>
        </w:r>
        <w:r w:rsidDel="00000000" w:rsidR="00000000" w:rsidRPr="00000000">
          <w:rPr>
            <w:rFonts w:ascii="Roboto" w:cs="Roboto" w:eastAsia="Roboto" w:hAnsi="Roboto"/>
            <w:color w:val="1f1f1f"/>
            <w:sz w:val="21"/>
            <w:szCs w:val="21"/>
            <w:rtl w:val="0"/>
          </w:rPr>
          <w:t xml:space="preserve"> Az ügyféladatok mellett rögzíthetők az ügyfelek speciális érdeklődési körei (pl. „tisztán elektromos autót keres”, „fontos a zöld rendszám”). Ez lehetővé teszi </w:t>
        </w:r>
        <w:r w:rsidDel="00000000" w:rsidR="00000000" w:rsidRPr="00000000">
          <w:rPr>
            <w:rFonts w:ascii="Roboto" w:cs="Roboto" w:eastAsia="Roboto" w:hAnsi="Roboto"/>
            <w:b w:val="1"/>
            <w:bCs w:val="1"/>
            <w:color w:val="1f1f1f"/>
            <w:sz w:val="21"/>
            <w:szCs w:val="21"/>
            <w:rtl w:val="0"/>
          </w:rPr>
          <w:t xml:space="preserve">célzott ajánlatok küldését</w:t>
        </w:r>
        <w:r w:rsidDel="00000000" w:rsidR="00000000" w:rsidRPr="00000000">
          <w:rPr>
            <w:rFonts w:ascii="Roboto" w:cs="Roboto" w:eastAsia="Roboto" w:hAnsi="Roboto"/>
            <w:color w:val="1f1f1f"/>
            <w:sz w:val="21"/>
            <w:szCs w:val="21"/>
            <w:rtl w:val="0"/>
          </w:rPr>
          <w:t xml:space="preserve"> és hatékony marketingkampányok indítását.</w:t>
        </w:r>
      </w:ins>
    </w:p>
    <w:p w:rsidR="00000000" w:rsidDel="00000000" w:rsidP="00000000" w:rsidRDefault="00000000" w:rsidRPr="00000000" w14:paraId="00000081">
      <w:pPr>
        <w:numPr>
          <w:ilvl w:val="0"/>
          <w:numId w:val="1"/>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Feladatütemezés integráció:</w:t>
        </w:r>
        <w:r w:rsidDel="00000000" w:rsidR="00000000" w:rsidRPr="00000000">
          <w:rPr>
            <w:rFonts w:ascii="Roboto" w:cs="Roboto" w:eastAsia="Roboto" w:hAnsi="Roboto"/>
            <w:color w:val="1f1f1f"/>
            <w:sz w:val="21"/>
            <w:szCs w:val="21"/>
            <w:rtl w:val="0"/>
          </w:rPr>
          <w:t xml:space="preserve"> Az értékesítők határidős feladatokat (pl. „ügyfél értesítése a beérkező e-autóról”) rendelhetnek magukhoz, ezzel biztosítva a következetes ügyfélgondozást.</w:t>
        </w:r>
      </w:ins>
    </w:p>
    <w:p w:rsidR="00000000" w:rsidDel="00000000" w:rsidP="00000000" w:rsidRDefault="00000000" w:rsidRPr="00000000" w14:paraId="00000082">
      <w:pPr>
        <w:numPr>
          <w:ilvl w:val="0"/>
          <w:numId w:val="1"/>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MI-integráció:</w:t>
        </w:r>
        <w:r w:rsidDel="00000000" w:rsidR="00000000" w:rsidRPr="00000000">
          <w:rPr>
            <w:rFonts w:ascii="Roboto" w:cs="Roboto" w:eastAsia="Roboto" w:hAnsi="Roboto"/>
            <w:color w:val="1f1f1f"/>
            <w:sz w:val="21"/>
            <w:szCs w:val="21"/>
            <w:rtl w:val="0"/>
          </w:rPr>
          <w:t xml:space="preserve"> Mesterséges intelligencia (MI) alapú rendszerekkel integrálva a CRM képes lehet az ügyfél-interakciók elemzésére és a potenciális vevők azonosítására.</w:t>
        </w:r>
      </w:ins>
    </w:p>
    <w:p w:rsidR="00000000" w:rsidDel="00000000" w:rsidP="00000000" w:rsidRDefault="00000000" w:rsidRPr="00000000" w14:paraId="00000083">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Adminisztratív és dokumentumkezelési folyamatok optimalizálása</w:t>
        </w:r>
      </w:ins>
    </w:p>
    <w:p w:rsidR="00000000" w:rsidDel="00000000" w:rsidP="00000000" w:rsidRDefault="00000000" w:rsidRPr="00000000" w14:paraId="00000084">
      <w:pPr>
        <w:numPr>
          <w:ilvl w:val="0"/>
          <w:numId w:val="38"/>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Automatikus dokumentumgenerálás:</w:t>
        </w:r>
        <w:r w:rsidDel="00000000" w:rsidR="00000000" w:rsidRPr="00000000">
          <w:rPr>
            <w:rFonts w:ascii="Roboto" w:cs="Roboto" w:eastAsia="Roboto" w:hAnsi="Roboto"/>
            <w:color w:val="1f1f1f"/>
            <w:sz w:val="21"/>
            <w:szCs w:val="21"/>
            <w:rtl w:val="0"/>
          </w:rPr>
          <w:t xml:space="preserve"> A szoftver automatikusan előállítja a szükséges dokumentumokat (adásvételi szerződés, meghatalmazás, GDPR nyilatkozat).</w:t>
        </w:r>
      </w:ins>
    </w:p>
    <w:p w:rsidR="00000000" w:rsidDel="00000000" w:rsidP="00000000" w:rsidRDefault="00000000" w:rsidRPr="00000000" w14:paraId="00000085">
      <w:pPr>
        <w:numPr>
          <w:ilvl w:val="0"/>
          <w:numId w:val="38"/>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Specifikus dokumentumsablonok:</w:t>
        </w:r>
        <w:r w:rsidDel="00000000" w:rsidR="00000000" w:rsidRPr="00000000">
          <w:rPr>
            <w:rFonts w:ascii="Roboto" w:cs="Roboto" w:eastAsia="Roboto" w:hAnsi="Roboto"/>
            <w:color w:val="1f1f1f"/>
            <w:sz w:val="21"/>
            <w:szCs w:val="21"/>
            <w:rtl w:val="0"/>
          </w:rPr>
          <w:t xml:space="preserve"> Létrehozhatók egyedi sablonok, amelyek tartalmazzák az akkumulátorra vonatkozó garanciális feltételeket, a töltési protokollokat vagy az </w:t>
        </w:r>
        <w:r w:rsidDel="00000000" w:rsidR="00000000" w:rsidRPr="00000000">
          <w:rPr>
            <w:rFonts w:ascii="Roboto" w:cs="Roboto" w:eastAsia="Roboto" w:hAnsi="Roboto"/>
            <w:b w:val="1"/>
            <w:bCs w:val="1"/>
            <w:color w:val="1f1f1f"/>
            <w:sz w:val="21"/>
            <w:szCs w:val="21"/>
            <w:rtl w:val="0"/>
          </w:rPr>
          <w:t xml:space="preserve">akkumulátor állapotáról (SoH) szóló átadás-átvételi jegyzőkönyvet</w:t>
        </w:r>
        <w:r w:rsidDel="00000000" w:rsidR="00000000" w:rsidRPr="00000000">
          <w:rPr>
            <w:rFonts w:ascii="Roboto" w:cs="Roboto" w:eastAsia="Roboto" w:hAnsi="Roboto"/>
            <w:color w:val="1f1f1f"/>
            <w:sz w:val="21"/>
            <w:szCs w:val="21"/>
            <w:rtl w:val="0"/>
          </w:rPr>
          <w:t xml:space="preserve">.</w:t>
        </w:r>
      </w:ins>
    </w:p>
    <w:p w:rsidR="00000000" w:rsidDel="00000000" w:rsidP="00000000" w:rsidRDefault="00000000" w:rsidRPr="00000000" w14:paraId="00000086">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Integrációs lehetőségek</w:t>
        </w:r>
      </w:ins>
    </w:p>
    <w:p w:rsidR="00000000" w:rsidDel="00000000" w:rsidP="00000000" w:rsidRDefault="00000000" w:rsidRPr="00000000" w14:paraId="00000087">
      <w:pPr>
        <w:numPr>
          <w:ilvl w:val="0"/>
          <w:numId w:val="2"/>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 rendszer nyitott az egyedi fejlesztésekre, így összekapcsolható külső diagnosztikai eszközökkel (pl. akkumulátor-állapotot mérő szoftverek) vagy pénzügyi rendszerekkel.</w:t>
        </w:r>
      </w:ins>
    </w:p>
    <w:p w:rsidR="00000000" w:rsidDel="00000000" w:rsidP="00000000" w:rsidRDefault="00000000" w:rsidRPr="00000000" w14:paraId="00000088">
      <w:pPr>
        <w:numPr>
          <w:ilvl w:val="0"/>
          <w:numId w:val="2"/>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 Weboldal modullal lehetséges a készletintegráció a kereskedés saját honlapjával és a legnépszerűbb online hirdetési felületekkel (pl. Használtautó.hu).</w:t>
        </w:r>
      </w:ins>
    </w:p>
    <w:p w:rsidR="00000000" w:rsidDel="00000000" w:rsidP="00000000" w:rsidRDefault="00000000" w:rsidRPr="00000000" w14:paraId="00000089">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3. Kiberbiztonsági követelmények: A NIS2 Irányelv és a Magyar Szabályozás</w:t>
        </w:r>
      </w:ins>
    </w:p>
    <w:p w:rsidR="00000000" w:rsidDel="00000000" w:rsidP="00000000" w:rsidRDefault="00000000" w:rsidRPr="00000000" w14:paraId="0000008A">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8B">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A NIS2 irányelvet átültető magyar jogszabály (2024. évi LXIX. törvény) hatálya alá tartozik a közepes méretű, MI-alapú rendszereket használó autókereskedések jelentős része, különösen, ha a vállalkozás meghaladja az 50 fős létszámot vagy a 10 millió eurós árbevételt. A felügyelő hatóság a Szabályozott Tevékenységek Felügyeleti Hatósága (SZTFH).Konkrét kiberbiztonsági intézkedések és kockázatkezelési eljárások</w:t>
        </w:r>
      </w:ins>
    </w:p>
    <w:p w:rsidR="00000000" w:rsidDel="00000000" w:rsidP="00000000" w:rsidRDefault="00000000" w:rsidRPr="00000000" w14:paraId="0000008C">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8D">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A törvény arányos védelmi intézkedések bevezetését írja elő:</w:t>
        </w:r>
      </w:ins>
    </w:p>
    <w:p w:rsidR="00000000" w:rsidDel="00000000" w:rsidP="00000000" w:rsidRDefault="00000000" w:rsidRPr="00000000" w14:paraId="0000008E">
      <w:pPr>
        <w:numPr>
          <w:ilvl w:val="0"/>
          <w:numId w:val="36"/>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Kockázatelemzés és szabályzatok:</w:t>
        </w:r>
        <w:r w:rsidDel="00000000" w:rsidR="00000000" w:rsidRPr="00000000">
          <w:rPr>
            <w:rFonts w:ascii="Roboto" w:cs="Roboto" w:eastAsia="Roboto" w:hAnsi="Roboto"/>
            <w:color w:val="1f1f1f"/>
            <w:sz w:val="21"/>
            <w:szCs w:val="21"/>
            <w:rtl w:val="0"/>
          </w:rPr>
          <w:t xml:space="preserve"> Rendszeres kockázatelemzést kell végezni, és erre alapozva belső biztonsági szabályzatokat kell kidolgozni és alkalmazni.</w:t>
        </w:r>
      </w:ins>
    </w:p>
    <w:p w:rsidR="00000000" w:rsidDel="00000000" w:rsidP="00000000" w:rsidRDefault="00000000" w:rsidRPr="00000000" w14:paraId="0000008F">
      <w:pPr>
        <w:numPr>
          <w:ilvl w:val="0"/>
          <w:numId w:val="36"/>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Adatkezelés és hálózati biztonság:</w:t>
        </w:r>
      </w:ins>
    </w:p>
    <w:p w:rsidR="00000000" w:rsidDel="00000000" w:rsidP="00000000" w:rsidRDefault="00000000" w:rsidRPr="00000000" w14:paraId="00000090">
      <w:pPr>
        <w:numPr>
          <w:ilvl w:val="1"/>
          <w:numId w:val="36"/>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Titkosítás:</w:t>
        </w:r>
        <w:r w:rsidDel="00000000" w:rsidR="00000000" w:rsidRPr="00000000">
          <w:rPr>
            <w:rFonts w:ascii="Roboto" w:cs="Roboto" w:eastAsia="Roboto" w:hAnsi="Roboto"/>
            <w:color w:val="1f1f1f"/>
            <w:sz w:val="21"/>
            <w:szCs w:val="21"/>
            <w:rtl w:val="0"/>
          </w:rPr>
          <w:t xml:space="preserve"> Kriptográfiai és titkosítási megoldások alkalmazása az érzékeny adatok védelmére (tárolás és továbbítás során).</w:t>
        </w:r>
      </w:ins>
    </w:p>
    <w:p w:rsidR="00000000" w:rsidDel="00000000" w:rsidP="00000000" w:rsidRDefault="00000000" w:rsidRPr="00000000" w14:paraId="00000091">
      <w:pPr>
        <w:numPr>
          <w:ilvl w:val="1"/>
          <w:numId w:val="36"/>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Hozzáférés-kezelés:</w:t>
        </w:r>
        <w:r w:rsidDel="00000000" w:rsidR="00000000" w:rsidRPr="00000000">
          <w:rPr>
            <w:rFonts w:ascii="Roboto" w:cs="Roboto" w:eastAsia="Roboto" w:hAnsi="Roboto"/>
            <w:color w:val="1f1f1f"/>
            <w:sz w:val="21"/>
            <w:szCs w:val="21"/>
            <w:rtl w:val="0"/>
          </w:rPr>
          <w:t xml:space="preserve"> Szigorú jogosultságkezelési szabályzatok alkalmazása az MI-alapú CRM és készletkezelő rendszerekhez.</w:t>
        </w:r>
      </w:ins>
    </w:p>
    <w:p w:rsidR="00000000" w:rsidDel="00000000" w:rsidP="00000000" w:rsidRDefault="00000000" w:rsidRPr="00000000" w14:paraId="00000092">
      <w:pPr>
        <w:numPr>
          <w:ilvl w:val="1"/>
          <w:numId w:val="36"/>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Hálózatbiztonság:</w:t>
        </w:r>
        <w:r w:rsidDel="00000000" w:rsidR="00000000" w:rsidRPr="00000000">
          <w:rPr>
            <w:rFonts w:ascii="Roboto" w:cs="Roboto" w:eastAsia="Roboto" w:hAnsi="Roboto"/>
            <w:color w:val="1f1f1f"/>
            <w:sz w:val="21"/>
            <w:szCs w:val="21"/>
            <w:rtl w:val="0"/>
          </w:rPr>
          <w:t xml:space="preserve"> Korszerű védelmi eszközök (tűzfalak, behatolásérzékelő rendszerek – IDS/IPS) alkalmazása.</w:t>
        </w:r>
      </w:ins>
    </w:p>
    <w:p w:rsidR="00000000" w:rsidDel="00000000" w:rsidP="00000000" w:rsidRDefault="00000000" w:rsidRPr="00000000" w14:paraId="00000093">
      <w:pPr>
        <w:numPr>
          <w:ilvl w:val="1"/>
          <w:numId w:val="36"/>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MI biztonsága:</w:t>
        </w:r>
        <w:r w:rsidDel="00000000" w:rsidR="00000000" w:rsidRPr="00000000">
          <w:rPr>
            <w:rFonts w:ascii="Roboto" w:cs="Roboto" w:eastAsia="Roboto" w:hAnsi="Roboto"/>
            <w:color w:val="1f1f1f"/>
            <w:sz w:val="21"/>
            <w:szCs w:val="21"/>
            <w:rtl w:val="0"/>
          </w:rPr>
          <w:t xml:space="preserve"> Az MI-alapú rendszereket védeni kell a specifikus támadásokkal (pl. adatmérgezés, modell-lopás) szemben.</w:t>
        </w:r>
      </w:ins>
    </w:p>
    <w:p w:rsidR="00000000" w:rsidDel="00000000" w:rsidP="00000000" w:rsidRDefault="00000000" w:rsidRPr="00000000" w14:paraId="00000094">
      <w:pPr>
        <w:numPr>
          <w:ilvl w:val="0"/>
          <w:numId w:val="36"/>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Ellátási lánc biztonsága:</w:t>
        </w:r>
        <w:r w:rsidDel="00000000" w:rsidR="00000000" w:rsidRPr="00000000">
          <w:rPr>
            <w:rFonts w:ascii="Roboto" w:cs="Roboto" w:eastAsia="Roboto" w:hAnsi="Roboto"/>
            <w:color w:val="1f1f1f"/>
            <w:sz w:val="21"/>
            <w:szCs w:val="21"/>
            <w:rtl w:val="0"/>
          </w:rPr>
          <w:t xml:space="preserve"> Az MI-rendszer és más szoftverek beszállítóinak kiberbiztonsági megfelelőségét is ellenőrizni kell.</w:t>
        </w:r>
      </w:ins>
    </w:p>
    <w:p w:rsidR="00000000" w:rsidDel="00000000" w:rsidP="00000000" w:rsidRDefault="00000000" w:rsidRPr="00000000" w14:paraId="00000095">
      <w:pPr>
        <w:numPr>
          <w:ilvl w:val="0"/>
          <w:numId w:val="36"/>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Kiberhigiénia és képzések:</w:t>
        </w:r>
        <w:r w:rsidDel="00000000" w:rsidR="00000000" w:rsidRPr="00000000">
          <w:rPr>
            <w:rFonts w:ascii="Roboto" w:cs="Roboto" w:eastAsia="Roboto" w:hAnsi="Roboto"/>
            <w:color w:val="1f1f1f"/>
            <w:sz w:val="21"/>
            <w:szCs w:val="21"/>
            <w:rtl w:val="0"/>
          </w:rPr>
          <w:t xml:space="preserve"> A munkatársak rendszeres kiberbiztonsági képzése.</w:t>
        </w:r>
      </w:ins>
    </w:p>
    <w:p w:rsidR="00000000" w:rsidDel="00000000" w:rsidP="00000000" w:rsidRDefault="00000000" w:rsidRPr="00000000" w14:paraId="00000096">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Incidenskezelés és bejelentési kötelezettségek</w:t>
        </w:r>
      </w:ins>
    </w:p>
    <w:p w:rsidR="00000000" w:rsidDel="00000000" w:rsidP="00000000" w:rsidRDefault="00000000" w:rsidRPr="00000000" w14:paraId="00000097">
      <w:pPr>
        <w:numPr>
          <w:ilvl w:val="0"/>
          <w:numId w:val="19"/>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24 órás bejelentés:</w:t>
        </w:r>
        <w:r w:rsidDel="00000000" w:rsidR="00000000" w:rsidRPr="00000000">
          <w:rPr>
            <w:rFonts w:ascii="Roboto" w:cs="Roboto" w:eastAsia="Roboto" w:hAnsi="Roboto"/>
            <w:color w:val="1f1f1f"/>
            <w:sz w:val="21"/>
            <w:szCs w:val="21"/>
            <w:rtl w:val="0"/>
          </w:rPr>
          <w:t xml:space="preserve"> Minden </w:t>
        </w:r>
        <w:r w:rsidDel="00000000" w:rsidR="00000000" w:rsidRPr="00000000">
          <w:rPr>
            <w:rFonts w:ascii="Roboto" w:cs="Roboto" w:eastAsia="Roboto" w:hAnsi="Roboto"/>
            <w:b w:val="1"/>
            <w:bCs w:val="1"/>
            <w:color w:val="1f1f1f"/>
            <w:sz w:val="21"/>
            <w:szCs w:val="21"/>
            <w:rtl w:val="0"/>
          </w:rPr>
          <w:t xml:space="preserve">„jelentős” incidenst</w:t>
        </w:r>
        <w:r w:rsidDel="00000000" w:rsidR="00000000" w:rsidRPr="00000000">
          <w:rPr>
            <w:rFonts w:ascii="Roboto" w:cs="Roboto" w:eastAsia="Roboto" w:hAnsi="Roboto"/>
            <w:color w:val="1f1f1f"/>
            <w:sz w:val="21"/>
            <w:szCs w:val="21"/>
            <w:rtl w:val="0"/>
          </w:rPr>
          <w:t xml:space="preserve"> a bekövetkezésétől számított </w:t>
        </w:r>
        <w:r w:rsidDel="00000000" w:rsidR="00000000" w:rsidRPr="00000000">
          <w:rPr>
            <w:rFonts w:ascii="Roboto" w:cs="Roboto" w:eastAsia="Roboto" w:hAnsi="Roboto"/>
            <w:b w:val="1"/>
            <w:bCs w:val="1"/>
            <w:color w:val="1f1f1f"/>
            <w:sz w:val="21"/>
            <w:szCs w:val="21"/>
            <w:rtl w:val="0"/>
          </w:rPr>
          <w:t xml:space="preserve">24 órán belül</w:t>
        </w:r>
        <w:r w:rsidDel="00000000" w:rsidR="00000000" w:rsidRPr="00000000">
          <w:rPr>
            <w:rFonts w:ascii="Roboto" w:cs="Roboto" w:eastAsia="Roboto" w:hAnsi="Roboto"/>
            <w:color w:val="1f1f1f"/>
            <w:sz w:val="21"/>
            <w:szCs w:val="21"/>
            <w:rtl w:val="0"/>
          </w:rPr>
          <w:t xml:space="preserve"> be kell jelenteni az illetékes hatóságnak (CSIRT - Kiberbiztonsági Eseménykezelő Központ).</w:t>
        </w:r>
      </w:ins>
    </w:p>
    <w:p w:rsidR="00000000" w:rsidDel="00000000" w:rsidP="00000000" w:rsidRDefault="00000000" w:rsidRPr="00000000" w14:paraId="00000098">
      <w:pPr>
        <w:numPr>
          <w:ilvl w:val="0"/>
          <w:numId w:val="19"/>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Jelentős incidens:</w:t>
        </w:r>
        <w:r w:rsidDel="00000000" w:rsidR="00000000" w:rsidRPr="00000000">
          <w:rPr>
            <w:rFonts w:ascii="Roboto" w:cs="Roboto" w:eastAsia="Roboto" w:hAnsi="Roboto"/>
            <w:color w:val="1f1f1f"/>
            <w:sz w:val="21"/>
            <w:szCs w:val="21"/>
            <w:rtl w:val="0"/>
          </w:rPr>
          <w:t xml:space="preserve"> Az olyan esemény, amely súlyos működési zavart okoz, jelentős pénzügyi veszteséget eredményez, vagy más természetes vagy jogi személyeknek jelentős kárt okozhat.</w:t>
        </w:r>
      </w:ins>
    </w:p>
    <w:p w:rsidR="00000000" w:rsidDel="00000000" w:rsidP="00000000" w:rsidRDefault="00000000" w:rsidRPr="00000000" w14:paraId="00000099">
      <w:pPr>
        <w:numPr>
          <w:ilvl w:val="0"/>
          <w:numId w:val="19"/>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Incidenskezelési terv és üzletmenet-folytonosság:</w:t>
        </w:r>
        <w:r w:rsidDel="00000000" w:rsidR="00000000" w:rsidRPr="00000000">
          <w:rPr>
            <w:rFonts w:ascii="Roboto" w:cs="Roboto" w:eastAsia="Roboto" w:hAnsi="Roboto"/>
            <w:color w:val="1f1f1f"/>
            <w:sz w:val="21"/>
            <w:szCs w:val="21"/>
            <w:rtl w:val="0"/>
          </w:rPr>
          <w:t xml:space="preserve"> Kidolgozott tervvel kell rendelkezni az incidensek észlelésére, kezelésére és hatásainak csökkentésére, valamint az üzletmenet-folytonosság megteremtésére.</w:t>
        </w:r>
      </w:ins>
    </w:p>
    <w:p w:rsidR="00000000" w:rsidDel="00000000" w:rsidP="00000000" w:rsidRDefault="00000000" w:rsidRPr="00000000" w14:paraId="0000009A">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4. MI-alapú beszerzés és dinamikus árazás: Hazai megoldások és gyakorlat</w:t>
        </w:r>
      </w:ins>
    </w:p>
    <w:p w:rsidR="00000000" w:rsidDel="00000000" w:rsidP="00000000" w:rsidRDefault="00000000" w:rsidRPr="00000000" w14:paraId="0000009B">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9C">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A magyar használtautó-piacon a beszerzés automatizálására és a dinamikus árazás támogatására szolgáló, minden funkciót egyben kínáló, MI-alapú platform – az amerikai piacon megszokott modellekhez (VETTX, vAuto) hasonlóan – jelenleg nem érhető el kereskedelmi forgalomban. A professzionális kereskedők ehelyett több, különböző célt szolgáló eszköz (DMS, Eurotax, Instacar, hirdetési portálok) együttes használatára támaszkodnak.Elérhető professzionális megoldások Magyarországon</w:t>
        </w:r>
      </w:ins>
    </w:p>
    <w:p w:rsidR="00000000" w:rsidDel="00000000" w:rsidP="00000000" w:rsidRDefault="00000000" w:rsidRPr="00000000" w14:paraId="0000009D">
      <w:pPr>
        <w:numPr>
          <w:ilvl w:val="0"/>
          <w:numId w:val="29"/>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Árazás és Értékelés: Eurotax és Instacar</w:t>
        </w:r>
      </w:ins>
    </w:p>
    <w:p w:rsidR="00000000" w:rsidDel="00000000" w:rsidP="00000000" w:rsidRDefault="00000000" w:rsidRPr="00000000" w14:paraId="0000009E">
      <w:pPr>
        <w:numPr>
          <w:ilvl w:val="1"/>
          <w:numId w:val="29"/>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Eurotax:</w:t>
        </w:r>
        <w:r w:rsidDel="00000000" w:rsidR="00000000" w:rsidRPr="00000000">
          <w:rPr>
            <w:rFonts w:ascii="Roboto" w:cs="Roboto" w:eastAsia="Roboto" w:hAnsi="Roboto"/>
            <w:color w:val="1f1f1f"/>
            <w:sz w:val="21"/>
            <w:szCs w:val="21"/>
            <w:rtl w:val="0"/>
          </w:rPr>
          <w:t xml:space="preserve"> A magyarországi professzionális árazás alapja. A </w:t>
        </w:r>
        <w:r w:rsidDel="00000000" w:rsidR="00000000" w:rsidRPr="00000000">
          <w:rPr>
            <w:rFonts w:ascii="Roboto" w:cs="Roboto" w:eastAsia="Roboto" w:hAnsi="Roboto"/>
            <w:b w:val="1"/>
            <w:bCs w:val="1"/>
            <w:color w:val="1f1f1f"/>
            <w:sz w:val="21"/>
            <w:szCs w:val="21"/>
            <w:rtl w:val="0"/>
          </w:rPr>
          <w:t xml:space="preserve">WeTax</w:t>
        </w:r>
        <w:r w:rsidDel="00000000" w:rsidR="00000000" w:rsidRPr="00000000">
          <w:rPr>
            <w:rFonts w:ascii="Roboto" w:cs="Roboto" w:eastAsia="Roboto" w:hAnsi="Roboto"/>
            <w:color w:val="1f1f1f"/>
            <w:sz w:val="21"/>
            <w:szCs w:val="21"/>
            <w:rtl w:val="0"/>
          </w:rPr>
          <w:t xml:space="preserve"> online keretprogram több modult foglal magában, pl. értékmeghatározás, javítási költség kalkuláció és VIN-alapú azonosítás (EurotaxVIN), amely a gyári széria- és extrafelszereltségeket is beazonosítja.</w:t>
        </w:r>
      </w:ins>
    </w:p>
    <w:p w:rsidR="00000000" w:rsidDel="00000000" w:rsidP="00000000" w:rsidRDefault="00000000" w:rsidRPr="00000000" w14:paraId="0000009F">
      <w:pPr>
        <w:numPr>
          <w:ilvl w:val="1"/>
          <w:numId w:val="29"/>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Instacar:</w:t>
        </w:r>
        <w:r w:rsidDel="00000000" w:rsidR="00000000" w:rsidRPr="00000000">
          <w:rPr>
            <w:rFonts w:ascii="Roboto" w:cs="Roboto" w:eastAsia="Roboto" w:hAnsi="Roboto"/>
            <w:color w:val="1f1f1f"/>
            <w:sz w:val="21"/>
            <w:szCs w:val="21"/>
            <w:rtl w:val="0"/>
          </w:rPr>
          <w:t xml:space="preserve"> Egy magyar startup által fejlesztett mobilalkalmazás, amely </w:t>
        </w:r>
        <w:r w:rsidDel="00000000" w:rsidR="00000000" w:rsidRPr="00000000">
          <w:rPr>
            <w:rFonts w:ascii="Roboto" w:cs="Roboto" w:eastAsia="Roboto" w:hAnsi="Roboto"/>
            <w:b w:val="1"/>
            <w:bCs w:val="1"/>
            <w:color w:val="1f1f1f"/>
            <w:sz w:val="21"/>
            <w:szCs w:val="21"/>
            <w:rtl w:val="0"/>
          </w:rPr>
          <w:t xml:space="preserve">mesterséges intelligencia segítségével</w:t>
        </w:r>
        <w:r w:rsidDel="00000000" w:rsidR="00000000" w:rsidRPr="00000000">
          <w:rPr>
            <w:rFonts w:ascii="Roboto" w:cs="Roboto" w:eastAsia="Roboto" w:hAnsi="Roboto"/>
            <w:color w:val="1f1f1f"/>
            <w:sz w:val="21"/>
            <w:szCs w:val="21"/>
            <w:rtl w:val="0"/>
          </w:rPr>
          <w:t xml:space="preserve"> határozza meg a használt autók piaci értékét „milliónyi adat” alapján. Ez a legközelebbi elérhető megoldás az MI-alapú dinamikus árazáshoz.</w:t>
        </w:r>
      </w:ins>
    </w:p>
    <w:p w:rsidR="00000000" w:rsidDel="00000000" w:rsidP="00000000" w:rsidRDefault="00000000" w:rsidRPr="00000000" w14:paraId="000000A0">
      <w:pPr>
        <w:numPr>
          <w:ilvl w:val="0"/>
          <w:numId w:val="29"/>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Készletkezelés és Adminisztráció: Kereskedői Ügyviteli Rendszerek (DMS)</w:t>
        </w:r>
      </w:ins>
    </w:p>
    <w:p w:rsidR="00000000" w:rsidDel="00000000" w:rsidP="00000000" w:rsidRDefault="00000000" w:rsidRPr="00000000" w14:paraId="000000A1">
      <w:pPr>
        <w:numPr>
          <w:ilvl w:val="1"/>
          <w:numId w:val="29"/>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AUTOREG:</w:t>
        </w:r>
        <w:r w:rsidDel="00000000" w:rsidR="00000000" w:rsidRPr="00000000">
          <w:rPr>
            <w:rFonts w:ascii="Roboto" w:cs="Roboto" w:eastAsia="Roboto" w:hAnsi="Roboto"/>
            <w:color w:val="1f1f1f"/>
            <w:sz w:val="21"/>
            <w:szCs w:val="21"/>
            <w:rtl w:val="0"/>
          </w:rPr>
          <w:t xml:space="preserve"> Online ügyviteli rendszer, a meglévő járműállomány hatékony kezelésére fókuszál.</w:t>
        </w:r>
      </w:ins>
    </w:p>
    <w:p w:rsidR="00000000" w:rsidDel="00000000" w:rsidP="00000000" w:rsidRDefault="00000000" w:rsidRPr="00000000" w14:paraId="000000A2">
      <w:pPr>
        <w:numPr>
          <w:ilvl w:val="1"/>
          <w:numId w:val="29"/>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R&amp;R Software cDMS:</w:t>
        </w:r>
        <w:r w:rsidDel="00000000" w:rsidR="00000000" w:rsidRPr="00000000">
          <w:rPr>
            <w:rFonts w:ascii="Roboto" w:cs="Roboto" w:eastAsia="Roboto" w:hAnsi="Roboto"/>
            <w:color w:val="1f1f1f"/>
            <w:sz w:val="21"/>
            <w:szCs w:val="21"/>
            <w:rtl w:val="0"/>
          </w:rPr>
          <w:t xml:space="preserve"> Integrált vállalatirányítási rendszer, amely a belső üzleti folyamatokat és a vevőkapcsolatokat menedzseli.</w:t>
        </w:r>
      </w:ins>
    </w:p>
    <w:p w:rsidR="00000000" w:rsidDel="00000000" w:rsidP="00000000" w:rsidRDefault="00000000" w:rsidRPr="00000000" w14:paraId="000000A3">
      <w:pPr>
        <w:numPr>
          <w:ilvl w:val="1"/>
          <w:numId w:val="29"/>
        </w:numPr>
        <w:spacing w:after="36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infoMátrix.DMS:</w:t>
        </w:r>
        <w:r w:rsidDel="00000000" w:rsidR="00000000" w:rsidRPr="00000000">
          <w:rPr>
            <w:rFonts w:ascii="Roboto" w:cs="Roboto" w:eastAsia="Roboto" w:hAnsi="Roboto"/>
            <w:color w:val="1f1f1f"/>
            <w:sz w:val="21"/>
            <w:szCs w:val="21"/>
            <w:rtl w:val="0"/>
          </w:rPr>
          <w:t xml:space="preserve"> Integrált rendszer, amely a kereskedés gazdasági tevékenységét fogja össze, beleértve a pénzügyet, a szervizfolyamatokat és a </w:t>
        </w:r>
        <w:r w:rsidDel="00000000" w:rsidR="00000000" w:rsidRPr="00000000">
          <w:rPr>
            <w:rFonts w:ascii="Roboto" w:cs="Roboto" w:eastAsia="Roboto" w:hAnsi="Roboto"/>
            <w:b w:val="1"/>
            <w:bCs w:val="1"/>
            <w:color w:val="1f1f1f"/>
            <w:sz w:val="21"/>
            <w:szCs w:val="21"/>
            <w:rtl w:val="0"/>
          </w:rPr>
          <w:t xml:space="preserve">járművenkénti utókalkulációt</w:t>
        </w:r>
        <w:r w:rsidDel="00000000" w:rsidR="00000000" w:rsidRPr="00000000">
          <w:rPr>
            <w:rFonts w:ascii="Roboto" w:cs="Roboto" w:eastAsia="Roboto" w:hAnsi="Roboto"/>
            <w:color w:val="1f1f1f"/>
            <w:sz w:val="21"/>
            <w:szCs w:val="21"/>
            <w:rtl w:val="0"/>
          </w:rPr>
          <w:t xml:space="preserve">.</w:t>
        </w:r>
      </w:ins>
    </w:p>
    <w:p w:rsidR="00000000" w:rsidDel="00000000" w:rsidP="00000000" w:rsidRDefault="00000000" w:rsidRPr="00000000" w14:paraId="000000A4">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Adatgyűjtés és elemzés: A kereskedői tapasztalat szerepe</w:t>
        </w:r>
      </w:ins>
    </w:p>
    <w:p w:rsidR="00000000" w:rsidDel="00000000" w:rsidP="00000000" w:rsidRDefault="00000000" w:rsidRPr="00000000" w14:paraId="000000A5">
      <w:pPr>
        <w:numPr>
          <w:ilvl w:val="0"/>
          <w:numId w:val="18"/>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Adatforrások:</w:t>
        </w:r>
        <w:r w:rsidDel="00000000" w:rsidR="00000000" w:rsidRPr="00000000">
          <w:rPr>
            <w:rFonts w:ascii="Roboto" w:cs="Roboto" w:eastAsia="Roboto" w:hAnsi="Roboto"/>
            <w:color w:val="1f1f1f"/>
            <w:sz w:val="21"/>
            <w:szCs w:val="21"/>
            <w:rtl w:val="0"/>
          </w:rPr>
          <w:t xml:space="preserve"> A professzionális rendszerek az </w:t>
        </w:r>
        <w:r w:rsidDel="00000000" w:rsidR="00000000" w:rsidRPr="00000000">
          <w:rPr>
            <w:rFonts w:ascii="Roboto" w:cs="Roboto" w:eastAsia="Roboto" w:hAnsi="Roboto"/>
            <w:b w:val="1"/>
            <w:bCs w:val="1"/>
            <w:color w:val="1f1f1f"/>
            <w:sz w:val="21"/>
            <w:szCs w:val="21"/>
            <w:rtl w:val="0"/>
          </w:rPr>
          <w:t xml:space="preserve">Eurotax strukturált adatbázisaira</w:t>
        </w:r>
        <w:r w:rsidDel="00000000" w:rsidR="00000000" w:rsidRPr="00000000">
          <w:rPr>
            <w:rFonts w:ascii="Roboto" w:cs="Roboto" w:eastAsia="Roboto" w:hAnsi="Roboto"/>
            <w:color w:val="1f1f1f"/>
            <w:sz w:val="21"/>
            <w:szCs w:val="21"/>
            <w:rtl w:val="0"/>
          </w:rPr>
          <w:t xml:space="preserve"> és az </w:t>
        </w:r>
        <w:r w:rsidDel="00000000" w:rsidR="00000000" w:rsidRPr="00000000">
          <w:rPr>
            <w:rFonts w:ascii="Roboto" w:cs="Roboto" w:eastAsia="Roboto" w:hAnsi="Roboto"/>
            <w:b w:val="1"/>
            <w:bCs w:val="1"/>
            <w:color w:val="1f1f1f"/>
            <w:sz w:val="21"/>
            <w:szCs w:val="21"/>
            <w:rtl w:val="0"/>
          </w:rPr>
          <w:t xml:space="preserve">Instacar saját, gépi tanulási modellje</w:t>
        </w:r>
        <w:r w:rsidDel="00000000" w:rsidR="00000000" w:rsidRPr="00000000">
          <w:rPr>
            <w:rFonts w:ascii="Roboto" w:cs="Roboto" w:eastAsia="Roboto" w:hAnsi="Roboto"/>
            <w:color w:val="1f1f1f"/>
            <w:sz w:val="21"/>
            <w:szCs w:val="21"/>
            <w:rtl w:val="0"/>
          </w:rPr>
          <w:t xml:space="preserve"> által feldolgozott piaci adatokra támaszkodnak. A hirdetési portálok (Használtautó.hu, Jófogás) továbbra is fő források a piaci kínálat és a versenytársak árainak felmérésére.</w:t>
        </w:r>
      </w:ins>
    </w:p>
    <w:p w:rsidR="00000000" w:rsidDel="00000000" w:rsidP="00000000" w:rsidRDefault="00000000" w:rsidRPr="00000000" w14:paraId="000000A6">
      <w:pPr>
        <w:numPr>
          <w:ilvl w:val="0"/>
          <w:numId w:val="18"/>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Árazási Algoritmusok:</w:t>
        </w:r>
        <w:r w:rsidDel="00000000" w:rsidR="00000000" w:rsidRPr="00000000">
          <w:rPr>
            <w:rFonts w:ascii="Roboto" w:cs="Roboto" w:eastAsia="Roboto" w:hAnsi="Roboto"/>
            <w:color w:val="1f1f1f"/>
            <w:sz w:val="21"/>
            <w:szCs w:val="21"/>
            <w:rtl w:val="0"/>
          </w:rPr>
          <w:t xml:space="preserve"> Az optimális ár meghatározásához alapvető járműadatokat (gyártmány, modell, évjárat, futásteljesítmény), felszereltséget és állapotot vesznek figyelembe. A magyar piac sajátosságait (népszerű modellek, régiós különbségek) a helyi adatok feldolgozásán keresztül veszik figyelembe, de a </w:t>
        </w:r>
        <w:r w:rsidDel="00000000" w:rsidR="00000000" w:rsidRPr="00000000">
          <w:rPr>
            <w:rFonts w:ascii="Roboto" w:cs="Roboto" w:eastAsia="Roboto" w:hAnsi="Roboto"/>
            <w:b w:val="1"/>
            <w:bCs w:val="1"/>
            <w:color w:val="1f1f1f"/>
            <w:sz w:val="21"/>
            <w:szCs w:val="21"/>
            <w:rtl w:val="0"/>
          </w:rPr>
          <w:t xml:space="preserve">kereskedő tapasztalati tudása</w:t>
        </w:r>
        <w:r w:rsidDel="00000000" w:rsidR="00000000" w:rsidRPr="00000000">
          <w:rPr>
            <w:rFonts w:ascii="Roboto" w:cs="Roboto" w:eastAsia="Roboto" w:hAnsi="Roboto"/>
            <w:color w:val="1f1f1f"/>
            <w:sz w:val="21"/>
            <w:szCs w:val="21"/>
            <w:rtl w:val="0"/>
          </w:rPr>
          <w:t xml:space="preserve"> alapvető az alkupozíció és a beszerzési ár meghatározásában.</w:t>
        </w:r>
      </w:ins>
    </w:p>
    <w:p w:rsidR="00000000" w:rsidDel="00000000" w:rsidP="00000000" w:rsidRDefault="00000000" w:rsidRPr="00000000" w14:paraId="000000A7">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infoMátrix.DMS és R&amp;R cDMS: További DMS-ek képességeiinfoMátrix.DMS: „Járművenkénti utókalkuláció”</w:t>
        </w:r>
      </w:ins>
    </w:p>
    <w:p w:rsidR="00000000" w:rsidDel="00000000" w:rsidP="00000000" w:rsidRDefault="00000000" w:rsidRPr="00000000" w14:paraId="000000A8">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A9">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A modul a különböző modulokból automatikusan és manuálisan rögzített költségek összesítésével valósul meg, a beszerzéstől az értékesítésig.</w:t>
        </w:r>
      </w:ins>
    </w:p>
    <w:p w:rsidR="00000000" w:rsidDel="00000000" w:rsidP="00000000" w:rsidRDefault="00000000" w:rsidRPr="00000000" w14:paraId="000000AA">
      <w:pPr>
        <w:numPr>
          <w:ilvl w:val="0"/>
          <w:numId w:val="16"/>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Automatikus rögzítés:</w:t>
        </w:r>
        <w:r w:rsidDel="00000000" w:rsidR="00000000" w:rsidRPr="00000000">
          <w:rPr>
            <w:rFonts w:ascii="Roboto" w:cs="Roboto" w:eastAsia="Roboto" w:hAnsi="Roboto"/>
            <w:color w:val="1f1f1f"/>
            <w:sz w:val="21"/>
            <w:szCs w:val="21"/>
            <w:rtl w:val="0"/>
          </w:rPr>
          <w:t xml:space="preserve"> Beszerzési ár (importőri számla), alkatrészköltségek (raktári szállítólevelek és gyártói adatkapcsolatok alapján), szervizköltségek (munkadíjak gyári normaidők alapján, Audatex integráció a kárkalkulációkhoz).</w:t>
        </w:r>
      </w:ins>
    </w:p>
    <w:p w:rsidR="00000000" w:rsidDel="00000000" w:rsidP="00000000" w:rsidRDefault="00000000" w:rsidRPr="00000000" w14:paraId="000000AB">
      <w:pPr>
        <w:numPr>
          <w:ilvl w:val="0"/>
          <w:numId w:val="16"/>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Manuális rögzítés:</w:t>
        </w:r>
        <w:r w:rsidDel="00000000" w:rsidR="00000000" w:rsidRPr="00000000">
          <w:rPr>
            <w:rFonts w:ascii="Roboto" w:cs="Roboto" w:eastAsia="Roboto" w:hAnsi="Roboto"/>
            <w:color w:val="1f1f1f"/>
            <w:sz w:val="21"/>
            <w:szCs w:val="21"/>
            <w:rtl w:val="0"/>
          </w:rPr>
          <w:t xml:space="preserve"> Felkészítési költségek (kozmetika), hirdetési költségek, külső munkatételek, adminisztrációs díjak.</w:t>
        </w:r>
      </w:ins>
    </w:p>
    <w:p w:rsidR="00000000" w:rsidDel="00000000" w:rsidP="00000000" w:rsidRDefault="00000000" w:rsidRPr="00000000" w14:paraId="000000AC">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Marketingautomatizáció és ügyfélkommunikáció</w:t>
        </w:r>
      </w:ins>
    </w:p>
    <w:p w:rsidR="00000000" w:rsidDel="00000000" w:rsidP="00000000" w:rsidRDefault="00000000" w:rsidRPr="00000000" w14:paraId="000000AD">
      <w:pPr>
        <w:numPr>
          <w:ilvl w:val="0"/>
          <w:numId w:val="28"/>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infoMátrix.DMS:</w:t>
        </w:r>
        <w:r w:rsidDel="00000000" w:rsidR="00000000" w:rsidRPr="00000000">
          <w:rPr>
            <w:rFonts w:ascii="Roboto" w:cs="Roboto" w:eastAsia="Roboto" w:hAnsi="Roboto"/>
            <w:color w:val="1f1f1f"/>
            <w:sz w:val="21"/>
            <w:szCs w:val="21"/>
            <w:rtl w:val="0"/>
          </w:rPr>
          <w:t xml:space="preserve"> Klasszikus CRM funkcionalitást nyújt: központi ügyféladatbázis, lead-kezelés, automatikus emlékeztetők (pl. műszaki vizsgára).</w:t>
        </w:r>
      </w:ins>
    </w:p>
    <w:p w:rsidR="00000000" w:rsidDel="00000000" w:rsidP="00000000" w:rsidRDefault="00000000" w:rsidRPr="00000000" w14:paraId="000000AE">
      <w:pPr>
        <w:numPr>
          <w:ilvl w:val="0"/>
          <w:numId w:val="28"/>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R&amp;R Software cDMS és FusionR Sales:</w:t>
        </w:r>
        <w:r w:rsidDel="00000000" w:rsidR="00000000" w:rsidRPr="00000000">
          <w:rPr>
            <w:rFonts w:ascii="Roboto" w:cs="Roboto" w:eastAsia="Roboto" w:hAnsi="Roboto"/>
            <w:color w:val="1f1f1f"/>
            <w:sz w:val="21"/>
            <w:szCs w:val="21"/>
            <w:rtl w:val="0"/>
          </w:rPr>
          <w:t xml:space="preserve"> A FusionR Sales egy </w:t>
        </w:r>
        <w:r w:rsidDel="00000000" w:rsidR="00000000" w:rsidRPr="00000000">
          <w:rPr>
            <w:rFonts w:ascii="Roboto" w:cs="Roboto" w:eastAsia="Roboto" w:hAnsi="Roboto"/>
            <w:b w:val="1"/>
            <w:bCs w:val="1"/>
            <w:color w:val="1f1f1f"/>
            <w:sz w:val="21"/>
            <w:szCs w:val="21"/>
            <w:rtl w:val="0"/>
          </w:rPr>
          <w:t xml:space="preserve">„360 fokos”, több csatornás értékesítési rendszer</w:t>
        </w:r>
        <w:r w:rsidDel="00000000" w:rsidR="00000000" w:rsidRPr="00000000">
          <w:rPr>
            <w:rFonts w:ascii="Roboto" w:cs="Roboto" w:eastAsia="Roboto" w:hAnsi="Roboto"/>
            <w:color w:val="1f1f1f"/>
            <w:sz w:val="21"/>
            <w:szCs w:val="21"/>
            <w:rtl w:val="0"/>
          </w:rPr>
          <w:t xml:space="preserve"> kiépítését teszi lehetővé, amely magában foglalja a digitális értékesítési csatornák és a 24/7-es digitális ügyfélszolgálat lehetőségét is.</w:t>
        </w:r>
      </w:ins>
    </w:p>
    <w:p w:rsidR="00000000" w:rsidDel="00000000" w:rsidP="00000000" w:rsidRDefault="00000000" w:rsidRPr="00000000" w14:paraId="000000AF">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Hibrid és EV speciális adatok kezelése</w:t>
        </w:r>
      </w:ins>
    </w:p>
    <w:p w:rsidR="00000000" w:rsidDel="00000000" w:rsidP="00000000" w:rsidRDefault="00000000" w:rsidRPr="00000000" w14:paraId="000000B0">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B1">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Bár a DMS rendszerek specifikus moduljairól nincs információ, a gyakorlatban az akkumulátor állapota (</w:t>
        </w:r>
        <w:r w:rsidDel="00000000" w:rsidR="00000000" w:rsidRPr="00000000">
          <w:rPr>
            <w:rFonts w:ascii="Roboto" w:cs="Roboto" w:eastAsia="Roboto" w:hAnsi="Roboto"/>
            <w:b w:val="1"/>
            <w:bCs w:val="1"/>
            <w:color w:val="1f1f1f"/>
            <w:sz w:val="21"/>
            <w:szCs w:val="21"/>
            <w:highlight w:val="white"/>
            <w:rtl w:val="0"/>
          </w:rPr>
          <w:t xml:space="preserve">SoH</w:t>
        </w:r>
        <w:r w:rsidDel="00000000" w:rsidR="00000000" w:rsidRPr="00000000">
          <w:rPr>
            <w:rFonts w:ascii="Roboto" w:cs="Roboto" w:eastAsia="Roboto" w:hAnsi="Roboto"/>
            <w:color w:val="1f1f1f"/>
            <w:sz w:val="21"/>
            <w:szCs w:val="21"/>
            <w:highlight w:val="white"/>
            <w:rtl w:val="0"/>
          </w:rPr>
          <w:t xml:space="preserve">), a garancia és a valós hatótáv adatai külső diagnosztikai eszközök (pl. OBD-olvasók, speciális mobilalkalmazások) segítségével nyerhetők ki, és a DMS-ben egyedi mezőkben tárolhatók. Ezen adatok </w:t>
        </w:r>
        <w:r w:rsidDel="00000000" w:rsidR="00000000" w:rsidRPr="00000000">
          <w:rPr>
            <w:rFonts w:ascii="Roboto" w:cs="Roboto" w:eastAsia="Roboto" w:hAnsi="Roboto"/>
            <w:b w:val="1"/>
            <w:bCs w:val="1"/>
            <w:color w:val="1f1f1f"/>
            <w:sz w:val="21"/>
            <w:szCs w:val="21"/>
            <w:highlight w:val="white"/>
            <w:rtl w:val="0"/>
          </w:rPr>
          <w:t xml:space="preserve">transzparens kommunikációja</w:t>
        </w:r>
        <w:r w:rsidDel="00000000" w:rsidR="00000000" w:rsidRPr="00000000">
          <w:rPr>
            <w:rFonts w:ascii="Roboto" w:cs="Roboto" w:eastAsia="Roboto" w:hAnsi="Roboto"/>
            <w:color w:val="1f1f1f"/>
            <w:sz w:val="21"/>
            <w:szCs w:val="21"/>
            <w:highlight w:val="white"/>
            <w:rtl w:val="0"/>
          </w:rPr>
          <w:t xml:space="preserve"> az értékesítés során kulcsfontosságú az </w:t>
        </w:r>
        <w:r w:rsidDel="00000000" w:rsidR="00000000" w:rsidRPr="00000000">
          <w:rPr>
            <w:rFonts w:ascii="Roboto" w:cs="Roboto" w:eastAsia="Roboto" w:hAnsi="Roboto"/>
            <w:b w:val="1"/>
            <w:bCs w:val="1"/>
            <w:color w:val="1f1f1f"/>
            <w:sz w:val="21"/>
            <w:szCs w:val="21"/>
            <w:highlight w:val="white"/>
            <w:rtl w:val="0"/>
          </w:rPr>
          <w:t xml:space="preserve">ügyfélbizalom növelésére</w:t>
        </w:r>
        <w:r w:rsidDel="00000000" w:rsidR="00000000" w:rsidRPr="00000000">
          <w:rPr>
            <w:rFonts w:ascii="Roboto" w:cs="Roboto" w:eastAsia="Roboto" w:hAnsi="Roboto"/>
            <w:color w:val="1f1f1f"/>
            <w:sz w:val="21"/>
            <w:szCs w:val="21"/>
            <w:highlight w:val="white"/>
            <w:rtl w:val="0"/>
          </w:rPr>
          <w:t xml:space="preserve"> és az árazás objektív indokolására.Összefoglalás: A jövő stratégiája</w:t>
        </w:r>
      </w:ins>
    </w:p>
    <w:p w:rsidR="00000000" w:rsidDel="00000000" w:rsidP="00000000" w:rsidRDefault="00000000" w:rsidRPr="00000000" w14:paraId="000000B2">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B3">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A 2025-ös magyar használtautó-piaci környezetben a hibrid és elektromos járművek iránti kereslet dinamikus növekedése tapasztalható, miközben a kiberbiztonsági szabályozás (NIS2) új kihívások elé állítja a modern technológiákat alkalmazó kereskedéseket.</w:t>
        </w:r>
      </w:ins>
    </w:p>
    <w:p w:rsidR="00000000" w:rsidDel="00000000" w:rsidP="00000000" w:rsidRDefault="00000000" w:rsidRPr="00000000" w14:paraId="000000B4">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B5">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A sikeres stratégia a következő alappilléreken nyugszik:</w:t>
        </w:r>
      </w:ins>
    </w:p>
    <w:p w:rsidR="00000000" w:rsidDel="00000000" w:rsidP="00000000" w:rsidRDefault="00000000" w:rsidRPr="00000000" w14:paraId="000000B6">
      <w:pPr>
        <w:numPr>
          <w:ilvl w:val="0"/>
          <w:numId w:val="20"/>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Fókusz az alternatív hajtásokra:</w:t>
        </w:r>
        <w:r w:rsidDel="00000000" w:rsidR="00000000" w:rsidRPr="00000000">
          <w:rPr>
            <w:rFonts w:ascii="Roboto" w:cs="Roboto" w:eastAsia="Roboto" w:hAnsi="Roboto"/>
            <w:color w:val="1f1f1f"/>
            <w:sz w:val="21"/>
            <w:szCs w:val="21"/>
            <w:rtl w:val="0"/>
          </w:rPr>
          <w:t xml:space="preserve"> A legjövedelmezőbb modellek forgalmazása az egyes árkategóriákban (pl. Nissan Leaf, Tesla Model 3, Toyota C-HR, Lexus SUV-k).</w:t>
        </w:r>
      </w:ins>
    </w:p>
    <w:p w:rsidR="00000000" w:rsidDel="00000000" w:rsidP="00000000" w:rsidRDefault="00000000" w:rsidRPr="00000000" w14:paraId="000000B7">
      <w:pPr>
        <w:numPr>
          <w:ilvl w:val="0"/>
          <w:numId w:val="20"/>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Technológiai kihasználás:</w:t>
        </w:r>
        <w:r w:rsidDel="00000000" w:rsidR="00000000" w:rsidRPr="00000000">
          <w:rPr>
            <w:rFonts w:ascii="Roboto" w:cs="Roboto" w:eastAsia="Roboto" w:hAnsi="Roboto"/>
            <w:color w:val="1f1f1f"/>
            <w:sz w:val="21"/>
            <w:szCs w:val="21"/>
            <w:rtl w:val="0"/>
          </w:rPr>
          <w:t xml:space="preserve"> A DMS rendszerek (pl. AUTOREG) maximális kihasználása az akkumulátoradatok kezelésére, a célzott CRM-kampányokra és a folyamatok optimalizálására.</w:t>
        </w:r>
      </w:ins>
    </w:p>
    <w:p w:rsidR="00000000" w:rsidDel="00000000" w:rsidP="00000000" w:rsidRDefault="00000000" w:rsidRPr="00000000" w14:paraId="000000B8">
      <w:pPr>
        <w:numPr>
          <w:ilvl w:val="0"/>
          <w:numId w:val="20"/>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NIS2-megfelelés:</w:t>
        </w:r>
        <w:r w:rsidDel="00000000" w:rsidR="00000000" w:rsidRPr="00000000">
          <w:rPr>
            <w:rFonts w:ascii="Roboto" w:cs="Roboto" w:eastAsia="Roboto" w:hAnsi="Roboto"/>
            <w:color w:val="1f1f1f"/>
            <w:sz w:val="21"/>
            <w:szCs w:val="21"/>
            <w:rtl w:val="0"/>
          </w:rPr>
          <w:t xml:space="preserve"> A kiberbiztonsági kockázatok (kockázatelemzés, titkosítás, incidenskezelés) aktív és jogszabályi előírásoknak megfelelő kezelése.</w:t>
        </w:r>
      </w:ins>
    </w:p>
    <w:p w:rsidR="00000000" w:rsidDel="00000000" w:rsidP="00000000" w:rsidRDefault="00000000" w:rsidRPr="00000000" w14:paraId="000000B9">
      <w:pPr>
        <w:numPr>
          <w:ilvl w:val="0"/>
          <w:numId w:val="20"/>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Adatvezérelt döntéshozatal:</w:t>
        </w:r>
        <w:r w:rsidDel="00000000" w:rsidR="00000000" w:rsidRPr="00000000">
          <w:rPr>
            <w:rFonts w:ascii="Roboto" w:cs="Roboto" w:eastAsia="Roboto" w:hAnsi="Roboto"/>
            <w:color w:val="1f1f1f"/>
            <w:sz w:val="21"/>
            <w:szCs w:val="21"/>
            <w:rtl w:val="0"/>
          </w:rPr>
          <w:t xml:space="preserve"> Az Eurotax, Instacar és a hirdetési portálok adatainak kombinálása a piaci ár alatti beszerzések és a profitot maximalizáló árazás érdekében.</w:t>
        </w:r>
      </w:ins>
    </w:p>
    <w:p w:rsidR="00000000" w:rsidDel="00000000" w:rsidP="00000000" w:rsidRDefault="00000000" w:rsidRPr="00000000" w14:paraId="000000BA">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Ez a stratégia nem a hagyományos autókereskedelem végét, hanem annak evolúcióját jelenti: egy adatvezérelt, hatékonyabb és végső soron sokkal jövedelmezőbb üzleti modell felé.</w:t>
        </w:r>
      </w:ins>
    </w:p>
    <w:p w:rsidR="00000000" w:rsidDel="00000000" w:rsidP="00000000" w:rsidRDefault="00000000" w:rsidRPr="00000000" w14:paraId="000000BB">
      <w:pPr>
        <w:shd w:fill="ffffff" w:val="clear"/>
        <w:spacing w:line="261.8181818181818" w:lineRule="auto"/>
        <w:rPr>
          <w:ins w:author="József Péter Pohánka" w:id="1" w:date="2025-12-31T15:50:43Z"/>
          <w:rFonts w:ascii="Roboto" w:cs="Roboto" w:eastAsia="Roboto" w:hAnsi="Roboto"/>
          <w:color w:val="1f1f1f"/>
          <w:sz w:val="21"/>
          <w:szCs w:val="21"/>
        </w:rPr>
      </w:pPr>
      <w:ins w:author="József Péter Pohánka" w:id="1" w:date="2025-12-31T15:50:43Z">
        <w:r w:rsidDel="00000000" w:rsidR="00000000" w:rsidRPr="00000000">
          <w:rPr>
            <w:rtl w:val="0"/>
          </w:rPr>
        </w:r>
      </w:ins>
    </w:p>
    <w:p w:rsidR="00000000" w:rsidDel="00000000" w:rsidP="00000000" w:rsidRDefault="00000000" w:rsidRPr="00000000" w14:paraId="000000BC">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b w:val="1"/>
            <w:bCs w:val="1"/>
            <w:color w:val="1f1f1f"/>
            <w:sz w:val="21"/>
            <w:szCs w:val="21"/>
            <w:highlight w:val="white"/>
            <w:rtl w:val="0"/>
          </w:rPr>
          <w:t xml:space="preserve">2. oldal</w:t>
        </w:r>
        <w:r w:rsidDel="00000000" w:rsidR="00000000" w:rsidRPr="00000000">
          <w:rPr>
            <w:rFonts w:ascii="Roboto" w:cs="Roboto" w:eastAsia="Roboto" w:hAnsi="Roboto"/>
            <w:color w:val="1f1f1f"/>
            <w:sz w:val="21"/>
            <w:szCs w:val="21"/>
            <w:highlight w:val="white"/>
            <w:rtl w:val="0"/>
          </w:rPr>
          <w:t xml:space="preserve">Idővonal</w:t>
        </w:r>
      </w:ins>
    </w:p>
    <w:p w:rsidR="00000000" w:rsidDel="00000000" w:rsidP="00000000" w:rsidRDefault="00000000" w:rsidRPr="00000000" w14:paraId="000000BD">
      <w:pPr>
        <w:numPr>
          <w:ilvl w:val="0"/>
          <w:numId w:val="35"/>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2023:</w:t>
        </w:r>
        <w:r w:rsidDel="00000000" w:rsidR="00000000" w:rsidRPr="00000000">
          <w:rPr>
            <w:rFonts w:ascii="Roboto" w:cs="Roboto" w:eastAsia="Roboto" w:hAnsi="Roboto"/>
            <w:color w:val="1f1f1f"/>
            <w:sz w:val="21"/>
            <w:szCs w:val="21"/>
            <w:rtl w:val="0"/>
          </w:rPr>
          <w:t xml:space="preserve"> A KGM járművek ausztriai importőri jogait megszerzi az AutoWallis.</w:t>
        </w:r>
      </w:ins>
    </w:p>
    <w:p w:rsidR="00000000" w:rsidDel="00000000" w:rsidP="00000000" w:rsidRDefault="00000000" w:rsidRPr="00000000" w14:paraId="000000BE">
      <w:pPr>
        <w:numPr>
          <w:ilvl w:val="0"/>
          <w:numId w:val="35"/>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2024:</w:t>
        </w:r>
      </w:ins>
    </w:p>
    <w:p w:rsidR="00000000" w:rsidDel="00000000" w:rsidP="00000000" w:rsidRDefault="00000000" w:rsidRPr="00000000" w14:paraId="000000BF">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 Farizon CEE piacra lépésének előkészítése befejeződik.</w:t>
        </w:r>
      </w:ins>
    </w:p>
    <w:p w:rsidR="00000000" w:rsidDel="00000000" w:rsidP="00000000" w:rsidRDefault="00000000" w:rsidRPr="00000000" w14:paraId="000000C0">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Az AutoWallis eléri a 2025-re kitűzött üzleti céljainak egy részét, értékesítési darabszáma eléri a 100 000 darabot.</w:t>
        </w:r>
      </w:ins>
    </w:p>
    <w:p w:rsidR="00000000" w:rsidDel="00000000" w:rsidP="00000000" w:rsidRDefault="00000000" w:rsidRPr="00000000" w14:paraId="000000C1">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Az AutoWallis a cseh prémium márkák piacán 20% feletti részesedést szerez.</w:t>
        </w:r>
      </w:ins>
    </w:p>
    <w:p w:rsidR="00000000" w:rsidDel="00000000" w:rsidP="00000000" w:rsidRDefault="00000000" w:rsidRPr="00000000" w14:paraId="000000C2">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 KGM elindítja az értékesítést 12 kiskereskedelmi partnerrel Ausztriában.</w:t>
        </w:r>
      </w:ins>
    </w:p>
    <w:p w:rsidR="00000000" w:rsidDel="00000000" w:rsidP="00000000" w:rsidRDefault="00000000" w:rsidRPr="00000000" w14:paraId="000000C3">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Az AutoWallis belép az osztrák piacra a kínai Farizon elektromos haszonjárművek importőreként.</w:t>
        </w:r>
      </w:ins>
    </w:p>
    <w:p w:rsidR="00000000" w:rsidDel="00000000" w:rsidP="00000000" w:rsidRDefault="00000000" w:rsidRPr="00000000" w14:paraId="000000C4">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Június 26-tól módosult a magánszálláshely fogalma.</w:t>
        </w:r>
      </w:ins>
    </w:p>
    <w:p w:rsidR="00000000" w:rsidDel="00000000" w:rsidP="00000000" w:rsidRDefault="00000000" w:rsidRPr="00000000" w14:paraId="000000C5">
      <w:pPr>
        <w:numPr>
          <w:ilvl w:val="0"/>
          <w:numId w:val="35"/>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2025:</w:t>
        </w:r>
      </w:ins>
    </w:p>
    <w:p w:rsidR="00000000" w:rsidDel="00000000" w:rsidP="00000000" w:rsidRDefault="00000000" w:rsidRPr="00000000" w14:paraId="000000C6">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 magyar gazdaság átalakulási fázisba lép.</w:t>
        </w:r>
      </w:ins>
    </w:p>
    <w:p w:rsidR="00000000" w:rsidDel="00000000" w:rsidP="00000000" w:rsidRDefault="00000000" w:rsidRPr="00000000" w14:paraId="000000C7">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 lakásárak akár 20%-kal is emelkedhetnek Magyarországon.</w:t>
        </w:r>
      </w:ins>
    </w:p>
    <w:p w:rsidR="00000000" w:rsidDel="00000000" w:rsidP="00000000" w:rsidRDefault="00000000" w:rsidRPr="00000000" w14:paraId="000000C8">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Január 25-én a Kormány rendeletben szabályozza az alanyi adómentesség választására jogosító értékhatár emelését.</w:t>
        </w:r>
      </w:ins>
    </w:p>
    <w:p w:rsidR="00000000" w:rsidDel="00000000" w:rsidP="00000000" w:rsidRDefault="00000000" w:rsidRPr="00000000" w14:paraId="000000C9">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Január 31-ig a NAV közzéteszi azon települések listáját, ahol a vendégéjszakák száma a tárgyévet megelőző második évben meghaladta a 2 milliót.</w:t>
        </w:r>
      </w:ins>
    </w:p>
    <w:p w:rsidR="00000000" w:rsidDel="00000000" w:rsidP="00000000" w:rsidRDefault="00000000" w:rsidRPr="00000000" w14:paraId="000000CA">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Májusban az Európai Unióban az infláció 1,9%-ra mérséklődik.</w:t>
        </w:r>
      </w:ins>
    </w:p>
    <w:p w:rsidR="00000000" w:rsidDel="00000000" w:rsidP="00000000" w:rsidRDefault="00000000" w:rsidRPr="00000000" w14:paraId="000000CB">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Első félév:</w:t>
        </w:r>
      </w:ins>
    </w:p>
    <w:p w:rsidR="00000000" w:rsidDel="00000000" w:rsidP="00000000" w:rsidRDefault="00000000" w:rsidRPr="00000000" w14:paraId="000000CC">
      <w:pPr>
        <w:numPr>
          <w:ilvl w:val="2"/>
          <w:numId w:val="35"/>
        </w:numPr>
        <w:spacing w:after="0" w:afterAutospacing="0" w:before="0" w:beforeAutospacing="0" w:line="261.8181818181818" w:lineRule="auto"/>
        <w:ind w:left="216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Az Európai Unióban az új gépjármű értékesítések 1,9%-kal csökkennek.</w:t>
        </w:r>
      </w:ins>
    </w:p>
    <w:p w:rsidR="00000000" w:rsidDel="00000000" w:rsidP="00000000" w:rsidRDefault="00000000" w:rsidRPr="00000000" w14:paraId="000000CD">
      <w:pPr>
        <w:numPr>
          <w:ilvl w:val="2"/>
          <w:numId w:val="35"/>
        </w:numPr>
        <w:spacing w:after="0" w:afterAutospacing="0" w:before="0" w:beforeAutospacing="0" w:line="261.8181818181818" w:lineRule="auto"/>
        <w:ind w:left="216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Az AutoWallis értékesítése 3,4%-kal nő, 26 314 darabra.</w:t>
        </w:r>
      </w:ins>
    </w:p>
    <w:p w:rsidR="00000000" w:rsidDel="00000000" w:rsidP="00000000" w:rsidRDefault="00000000" w:rsidRPr="00000000" w14:paraId="000000CE">
      <w:pPr>
        <w:numPr>
          <w:ilvl w:val="2"/>
          <w:numId w:val="35"/>
        </w:numPr>
        <w:spacing w:after="0" w:afterAutospacing="0" w:before="0" w:beforeAutospacing="0" w:line="261.8181818181818" w:lineRule="auto"/>
        <w:ind w:left="216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 CEE régióban a tisztán elektromos autók regisztrációja jelentősen meghaladja az EU átlagos növekedését (+34%).</w:t>
        </w:r>
      </w:ins>
    </w:p>
    <w:p w:rsidR="00000000" w:rsidDel="00000000" w:rsidP="00000000" w:rsidRDefault="00000000" w:rsidRPr="00000000" w14:paraId="000000CF">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Nyáron:</w:t>
        </w:r>
      </w:ins>
    </w:p>
    <w:p w:rsidR="00000000" w:rsidDel="00000000" w:rsidP="00000000" w:rsidRDefault="00000000" w:rsidRPr="00000000" w14:paraId="000000D0">
      <w:pPr>
        <w:numPr>
          <w:ilvl w:val="2"/>
          <w:numId w:val="35"/>
        </w:numPr>
        <w:spacing w:after="0" w:afterAutospacing="0" w:before="0" w:beforeAutospacing="0" w:line="261.8181818181818" w:lineRule="auto"/>
        <w:ind w:left="216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Az AutoWallis megkezdi a Nissan márka forgalmazását Romániában és Moldovában.</w:t>
        </w:r>
      </w:ins>
    </w:p>
    <w:p w:rsidR="00000000" w:rsidDel="00000000" w:rsidP="00000000" w:rsidRDefault="00000000" w:rsidRPr="00000000" w14:paraId="000000D1">
      <w:pPr>
        <w:numPr>
          <w:ilvl w:val="2"/>
          <w:numId w:val="35"/>
        </w:numPr>
        <w:spacing w:after="0" w:afterAutospacing="0" w:before="0" w:beforeAutospacing="0" w:line="261.8181818181818" w:lineRule="auto"/>
        <w:ind w:left="216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Az AutoWallis megkezdi az XPENG márka forgalmazását Magyarországon, Szlovéniában és Horvátországban.</w:t>
        </w:r>
      </w:ins>
    </w:p>
    <w:p w:rsidR="00000000" w:rsidDel="00000000" w:rsidP="00000000" w:rsidRDefault="00000000" w:rsidRPr="00000000" w14:paraId="000000D2">
      <w:pPr>
        <w:numPr>
          <w:ilvl w:val="2"/>
          <w:numId w:val="35"/>
        </w:numPr>
        <w:spacing w:after="0" w:afterAutospacing="0" w:before="0" w:beforeAutospacing="0" w:line="261.8181818181818" w:lineRule="auto"/>
        <w:ind w:left="216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Az AutoWallis bejelenti a NIO márka forgalmazását Magyarországon és Ausztriában.</w:t>
        </w:r>
      </w:ins>
    </w:p>
    <w:p w:rsidR="00000000" w:rsidDel="00000000" w:rsidP="00000000" w:rsidRDefault="00000000" w:rsidRPr="00000000" w14:paraId="000000D3">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Szeptemberben elindul az "Otthon Start" program.</w:t>
        </w:r>
      </w:ins>
    </w:p>
    <w:p w:rsidR="00000000" w:rsidDel="00000000" w:rsidP="00000000" w:rsidRDefault="00000000" w:rsidRPr="00000000" w14:paraId="000000D4">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November 27-én a befektetesed.hu oldalon publikálják az ingatlanbefektetés kockázatairól szóló cikket.</w:t>
        </w:r>
      </w:ins>
    </w:p>
    <w:p w:rsidR="00000000" w:rsidDel="00000000" w:rsidP="00000000" w:rsidRDefault="00000000" w:rsidRPr="00000000" w14:paraId="000000D5">
      <w:pPr>
        <w:numPr>
          <w:ilvl w:val="1"/>
          <w:numId w:val="35"/>
        </w:numPr>
        <w:spacing w:after="0" w:afterAutospacing="0" w:before="0" w:beforeAutospacing="0" w:line="261.8181818181818" w:lineRule="auto"/>
        <w:ind w:left="1440" w:hanging="360"/>
        <w:rPr>
          <w:ins w:author="József Péter Pohánka" w:id="1" w:date="2025-12-31T15:50:43Z"/>
        </w:rPr>
      </w:pPr>
      <w:ins w:author="József Péter Pohánka" w:id="1" w:date="2025-12-31T15:50:43Z">
        <w:r w:rsidDel="00000000" w:rsidR="00000000" w:rsidRPr="00000000">
          <w:rPr>
            <w:rFonts w:ascii="Roboto" w:cs="Roboto" w:eastAsia="Roboto" w:hAnsi="Roboto"/>
            <w:color w:val="1f1f1f"/>
            <w:sz w:val="21"/>
            <w:szCs w:val="21"/>
            <w:rtl w:val="0"/>
          </w:rPr>
          <w:t xml:space="preserve">A NIO márka forgalmazása a Cseh Köztársaságban, Lengyelországban és Romániában várhatóan 2026-ban kezdődik.</w:t>
        </w:r>
      </w:ins>
    </w:p>
    <w:p w:rsidR="00000000" w:rsidDel="00000000" w:rsidP="00000000" w:rsidRDefault="00000000" w:rsidRPr="00000000" w14:paraId="000000D6">
      <w:pPr>
        <w:numPr>
          <w:ilvl w:val="0"/>
          <w:numId w:val="35"/>
        </w:numPr>
        <w:shd w:fill="ffffff" w:val="clear"/>
        <w:spacing w:after="24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2026:</w:t>
        </w:r>
        <w:r w:rsidDel="00000000" w:rsidR="00000000" w:rsidRPr="00000000">
          <w:rPr>
            <w:rFonts w:ascii="Roboto" w:cs="Roboto" w:eastAsia="Roboto" w:hAnsi="Roboto"/>
            <w:color w:val="1f1f1f"/>
            <w:sz w:val="21"/>
            <w:szCs w:val="21"/>
            <w:rtl w:val="0"/>
          </w:rPr>
          <w:t xml:space="preserve"> Megkezdődik a NIO forgalmazása Romániában, Lengyelországban és a Cseh Köztársaságban.</w:t>
        </w:r>
      </w:ins>
    </w:p>
    <w:p w:rsidR="00000000" w:rsidDel="00000000" w:rsidP="00000000" w:rsidRDefault="00000000" w:rsidRPr="00000000" w14:paraId="000000D7">
      <w:pPr>
        <w:spacing w:line="261.8181818181818" w:lineRule="auto"/>
        <w:rPr>
          <w:ins w:author="József Péter Pohánka" w:id="1" w:date="2025-12-31T15:50:43Z"/>
          <w:rFonts w:ascii="Roboto" w:cs="Roboto" w:eastAsia="Roboto" w:hAnsi="Roboto"/>
          <w:color w:val="1f1f1f"/>
          <w:sz w:val="21"/>
          <w:szCs w:val="21"/>
          <w:highlight w:val="white"/>
        </w:rPr>
      </w:pPr>
      <w:ins w:author="József Péter Pohánka" w:id="1" w:date="2025-12-31T15:50:43Z">
        <w:r w:rsidDel="00000000" w:rsidR="00000000" w:rsidRPr="00000000">
          <w:rPr>
            <w:rFonts w:ascii="Roboto" w:cs="Roboto" w:eastAsia="Roboto" w:hAnsi="Roboto"/>
            <w:color w:val="1f1f1f"/>
            <w:sz w:val="21"/>
            <w:szCs w:val="21"/>
            <w:highlight w:val="white"/>
            <w:rtl w:val="0"/>
          </w:rPr>
          <w:t xml:space="preserve">Szereplők és intézmények</w:t>
        </w:r>
      </w:ins>
    </w:p>
    <w:p w:rsidR="00000000" w:rsidDel="00000000" w:rsidP="00000000" w:rsidRDefault="00000000" w:rsidRPr="00000000" w14:paraId="000000D8">
      <w:pPr>
        <w:numPr>
          <w:ilvl w:val="0"/>
          <w:numId w:val="15"/>
        </w:numPr>
        <w:shd w:fill="ffffff" w:val="clear"/>
        <w:spacing w:after="0" w:afterAutospacing="0" w:before="24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Averi Team:</w:t>
        </w:r>
        <w:r w:rsidDel="00000000" w:rsidR="00000000" w:rsidRPr="00000000">
          <w:rPr>
            <w:rFonts w:ascii="Roboto" w:cs="Roboto" w:eastAsia="Roboto" w:hAnsi="Roboto"/>
            <w:color w:val="1f1f1f"/>
            <w:sz w:val="21"/>
            <w:szCs w:val="21"/>
            <w:rtl w:val="0"/>
          </w:rPr>
          <w:t xml:space="preserve"> Az Averi Academy-nél dolgozó csapat, amely a blog tartalmát hozza létre.</w:t>
        </w:r>
      </w:ins>
    </w:p>
    <w:p w:rsidR="00000000" w:rsidDel="00000000" w:rsidP="00000000" w:rsidRDefault="00000000" w:rsidRPr="00000000" w14:paraId="000000D9">
      <w:pPr>
        <w:numPr>
          <w:ilvl w:val="0"/>
          <w:numId w:val="15"/>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Freelance Marketing Professionals:</w:t>
        </w:r>
        <w:r w:rsidDel="00000000" w:rsidR="00000000" w:rsidRPr="00000000">
          <w:rPr>
            <w:rFonts w:ascii="Roboto" w:cs="Roboto" w:eastAsia="Roboto" w:hAnsi="Roboto"/>
            <w:color w:val="1f1f1f"/>
            <w:sz w:val="21"/>
            <w:szCs w:val="21"/>
            <w:rtl w:val="0"/>
          </w:rPr>
          <w:t xml:space="preserve"> Különböző szabadúszó marketing szakemberek a Fiverr-en és az Upwork-ön, akik az autóiparban tevékenykednek.</w:t>
        </w:r>
      </w:ins>
    </w:p>
    <w:p w:rsidR="00000000" w:rsidDel="00000000" w:rsidP="00000000" w:rsidRDefault="00000000" w:rsidRPr="00000000" w14:paraId="000000DA">
      <w:pPr>
        <w:numPr>
          <w:ilvl w:val="0"/>
          <w:numId w:val="15"/>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Nemzeti Adó- és Vámhivatal (NAV):</w:t>
        </w:r>
        <w:r w:rsidDel="00000000" w:rsidR="00000000" w:rsidRPr="00000000">
          <w:rPr>
            <w:rFonts w:ascii="Roboto" w:cs="Roboto" w:eastAsia="Roboto" w:hAnsi="Roboto"/>
            <w:color w:val="1f1f1f"/>
            <w:sz w:val="21"/>
            <w:szCs w:val="21"/>
            <w:rtl w:val="0"/>
          </w:rPr>
          <w:t xml:space="preserve"> Magyar adóhatóság, amely a pénzügyekkel kapcsolatos törvények és előírások betartását ellenőrzi.</w:t>
        </w:r>
      </w:ins>
    </w:p>
    <w:p w:rsidR="00000000" w:rsidDel="00000000" w:rsidP="00000000" w:rsidRDefault="00000000" w:rsidRPr="00000000" w14:paraId="000000DB">
      <w:pPr>
        <w:numPr>
          <w:ilvl w:val="0"/>
          <w:numId w:val="15"/>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Szabályozott Tevékenységek Felügyeleti Hatósága (SZTFH):</w:t>
        </w:r>
        <w:r w:rsidDel="00000000" w:rsidR="00000000" w:rsidRPr="00000000">
          <w:rPr>
            <w:rFonts w:ascii="Roboto" w:cs="Roboto" w:eastAsia="Roboto" w:hAnsi="Roboto"/>
            <w:color w:val="1f1f1f"/>
            <w:sz w:val="21"/>
            <w:szCs w:val="21"/>
            <w:rtl w:val="0"/>
          </w:rPr>
          <w:t xml:space="preserve"> Magyarországon működő felügyeleti hatóság, amely többek között a kiberbiztonsági intézkedések betartását ellenőrzi.</w:t>
        </w:r>
      </w:ins>
    </w:p>
    <w:p w:rsidR="00000000" w:rsidDel="00000000" w:rsidP="00000000" w:rsidRDefault="00000000" w:rsidRPr="00000000" w14:paraId="000000DC">
      <w:pPr>
        <w:numPr>
          <w:ilvl w:val="0"/>
          <w:numId w:val="15"/>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Datahouse:</w:t>
        </w:r>
        <w:r w:rsidDel="00000000" w:rsidR="00000000" w:rsidRPr="00000000">
          <w:rPr>
            <w:rFonts w:ascii="Roboto" w:cs="Roboto" w:eastAsia="Roboto" w:hAnsi="Roboto"/>
            <w:color w:val="1f1f1f"/>
            <w:sz w:val="21"/>
            <w:szCs w:val="21"/>
            <w:rtl w:val="0"/>
          </w:rPr>
          <w:t xml:space="preserve"> Magyarországi adatgyűjtő és elemző cég, mely a gépjármű adatokkal foglalkozik.</w:t>
        </w:r>
      </w:ins>
    </w:p>
    <w:p w:rsidR="00000000" w:rsidDel="00000000" w:rsidP="00000000" w:rsidRDefault="00000000" w:rsidRPr="00000000" w14:paraId="000000DD">
      <w:pPr>
        <w:numPr>
          <w:ilvl w:val="0"/>
          <w:numId w:val="15"/>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Eurostat:</w:t>
        </w:r>
        <w:r w:rsidDel="00000000" w:rsidR="00000000" w:rsidRPr="00000000">
          <w:rPr>
            <w:rFonts w:ascii="Roboto" w:cs="Roboto" w:eastAsia="Roboto" w:hAnsi="Roboto"/>
            <w:color w:val="1f1f1f"/>
            <w:sz w:val="21"/>
            <w:szCs w:val="21"/>
            <w:rtl w:val="0"/>
          </w:rPr>
          <w:t xml:space="preserve"> Az Európai Unió statisztikai hivatala.</w:t>
        </w:r>
      </w:ins>
    </w:p>
    <w:p w:rsidR="00000000" w:rsidDel="00000000" w:rsidP="00000000" w:rsidRDefault="00000000" w:rsidRPr="00000000" w14:paraId="000000DE">
      <w:pPr>
        <w:numPr>
          <w:ilvl w:val="0"/>
          <w:numId w:val="15"/>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Központi Statisztikai Hivatal (KSH):</w:t>
        </w:r>
        <w:r w:rsidDel="00000000" w:rsidR="00000000" w:rsidRPr="00000000">
          <w:rPr>
            <w:rFonts w:ascii="Roboto" w:cs="Roboto" w:eastAsia="Roboto" w:hAnsi="Roboto"/>
            <w:color w:val="1f1f1f"/>
            <w:sz w:val="21"/>
            <w:szCs w:val="21"/>
            <w:rtl w:val="0"/>
          </w:rPr>
          <w:t xml:space="preserve"> Magyarországi statisztikai hivatal.</w:t>
        </w:r>
      </w:ins>
    </w:p>
    <w:p w:rsidR="00000000" w:rsidDel="00000000" w:rsidP="00000000" w:rsidRDefault="00000000" w:rsidRPr="00000000" w14:paraId="000000DF">
      <w:pPr>
        <w:numPr>
          <w:ilvl w:val="0"/>
          <w:numId w:val="15"/>
        </w:numPr>
        <w:shd w:fill="ffffff" w:val="clear"/>
        <w:spacing w:after="0" w:afterAutospacing="0"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Fonts w:ascii="Roboto" w:cs="Roboto" w:eastAsia="Roboto" w:hAnsi="Roboto"/>
            <w:b w:val="1"/>
            <w:bCs w:val="1"/>
            <w:color w:val="1f1f1f"/>
            <w:sz w:val="21"/>
            <w:szCs w:val="21"/>
            <w:rtl w:val="0"/>
          </w:rPr>
          <w:t xml:space="preserve">Számviteli törvény (Sztv.):</w:t>
        </w:r>
        <w:r w:rsidDel="00000000" w:rsidR="00000000" w:rsidRPr="00000000">
          <w:rPr>
            <w:rFonts w:ascii="Roboto" w:cs="Roboto" w:eastAsia="Roboto" w:hAnsi="Roboto"/>
            <w:color w:val="1f1f1f"/>
            <w:sz w:val="21"/>
            <w:szCs w:val="21"/>
            <w:rtl w:val="0"/>
          </w:rPr>
          <w:t xml:space="preserve"> A számvitelről szóló 2000. évi C. törvény.</w:t>
        </w:r>
      </w:ins>
    </w:p>
    <w:p w:rsidR="00000000" w:rsidDel="00000000" w:rsidP="00000000" w:rsidRDefault="00000000" w:rsidRPr="00000000" w14:paraId="000000E0">
      <w:pPr>
        <w:numPr>
          <w:ilvl w:val="0"/>
          <w:numId w:val="15"/>
        </w:numPr>
        <w:shd w:fill="ffffff" w:val="clear"/>
        <w:spacing w:before="0" w:beforeAutospacing="0" w:line="261.8181818181818" w:lineRule="auto"/>
        <w:ind w:left="720" w:hanging="360"/>
        <w:rPr>
          <w:ins w:author="József Péter Pohánka" w:id="1" w:date="2025-12-31T15:50:43Z"/>
        </w:rPr>
      </w:pPr>
      <w:ins w:author="József Péter Pohánka" w:id="1" w:date="2025-12-31T15:50:43Z">
        <w:r w:rsidDel="00000000" w:rsidR="00000000" w:rsidRPr="00000000">
          <w:rPr>
            <w:rtl w:val="0"/>
          </w:rPr>
        </w:r>
      </w:ins>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42.85714285714283" w:lineRule="auto"/>
        <w:rPr>
          <w:del w:author="József Péter Pohánka" w:id="1" w:date="2025-12-31T15:50:43Z"/>
          <w:rFonts w:ascii="Roboto" w:cs="Roboto" w:eastAsia="Roboto" w:hAnsi="Roboto"/>
          <w:color w:val="1f1f1f"/>
          <w:sz w:val="21"/>
          <w:szCs w:val="21"/>
        </w:rPr>
      </w:pPr>
      <w:del w:author="József Péter Pohánka" w:id="1" w:date="2025-12-31T15:50:43Z">
        <w:r w:rsidDel="00000000" w:rsidR="00000000" w:rsidRPr="00000000">
          <w:rPr>
            <w:rFonts w:ascii="Roboto" w:cs="Roboto" w:eastAsia="Roboto" w:hAnsi="Roboto"/>
            <w:color w:val="1f1f1f"/>
            <w:sz w:val="21"/>
            <w:szCs w:val="21"/>
            <w:rtl w:val="0"/>
          </w:rPr>
          <w:delText xml:space="preserve">Idővonal</w:delText>
        </w:r>
      </w:del>
    </w:p>
    <w:p w:rsidR="00000000" w:rsidDel="00000000" w:rsidP="00000000" w:rsidRDefault="00000000" w:rsidRPr="00000000" w14:paraId="000000E2">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2023: A KGM járművek ausztriai importőri jogait megszerzi az AutoWallis.</w:delText>
        </w:r>
      </w:del>
    </w:p>
    <w:p w:rsidR="00000000" w:rsidDel="00000000" w:rsidP="00000000" w:rsidRDefault="00000000" w:rsidRPr="00000000" w14:paraId="000000E3">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2024:</w:delText>
        </w:r>
      </w:del>
    </w:p>
    <w:p w:rsidR="00000000" w:rsidDel="00000000" w:rsidP="00000000" w:rsidRDefault="00000000" w:rsidRPr="00000000" w14:paraId="000000E4">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 Farizon CEE piacra lépésének előkészítése befejeződik.</w:delText>
        </w:r>
      </w:del>
    </w:p>
    <w:p w:rsidR="00000000" w:rsidDel="00000000" w:rsidP="00000000" w:rsidRDefault="00000000" w:rsidRPr="00000000" w14:paraId="000000E5">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Az AutoWallis eléri a 2025-re kitűzött üzleti céljainak egy részét, értékesítési darabszáma eléri a 100.000-et.</w:delText>
        </w:r>
      </w:del>
    </w:p>
    <w:p w:rsidR="00000000" w:rsidDel="00000000" w:rsidP="00000000" w:rsidRDefault="00000000" w:rsidRPr="00000000" w14:paraId="000000E6">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Az AutoWallis a cseh prémium márkák piacán 20% feletti részesedést szerez.</w:delText>
        </w:r>
      </w:del>
    </w:p>
    <w:p w:rsidR="00000000" w:rsidDel="00000000" w:rsidP="00000000" w:rsidRDefault="00000000" w:rsidRPr="00000000" w14:paraId="000000E7">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 KGM elindítja az értékesítést 12 kiskereskedelmi partnerrel Ausztriában.</w:delText>
        </w:r>
      </w:del>
    </w:p>
    <w:p w:rsidR="00000000" w:rsidDel="00000000" w:rsidP="00000000" w:rsidRDefault="00000000" w:rsidRPr="00000000" w14:paraId="000000E8">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Az AutoWallis belép az osztrák piacra kínai Farizon elektromos haszonjárművek importőreként.</w:delText>
        </w:r>
      </w:del>
    </w:p>
    <w:p w:rsidR="00000000" w:rsidDel="00000000" w:rsidP="00000000" w:rsidRDefault="00000000" w:rsidRPr="00000000" w14:paraId="000000E9">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Június 26-tól módosult a magánszálláshely fogalma.</w:delText>
        </w:r>
      </w:del>
    </w:p>
    <w:p w:rsidR="00000000" w:rsidDel="00000000" w:rsidP="00000000" w:rsidRDefault="00000000" w:rsidRPr="00000000" w14:paraId="000000EA">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2025:</w:delText>
        </w:r>
      </w:del>
    </w:p>
    <w:p w:rsidR="00000000" w:rsidDel="00000000" w:rsidP="00000000" w:rsidRDefault="00000000" w:rsidRPr="00000000" w14:paraId="000000EB">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 magyar gazdaság átalakulási fázisba lép.</w:delText>
        </w:r>
      </w:del>
    </w:p>
    <w:p w:rsidR="00000000" w:rsidDel="00000000" w:rsidP="00000000" w:rsidRDefault="00000000" w:rsidRPr="00000000" w14:paraId="000000EC">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 lakásárak akár 20%-kal is emelkedhetnek Magyarországon.</w:delText>
        </w:r>
      </w:del>
    </w:p>
    <w:p w:rsidR="00000000" w:rsidDel="00000000" w:rsidP="00000000" w:rsidRDefault="00000000" w:rsidRPr="00000000" w14:paraId="000000ED">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Január 25-én A Kormány rendeletben szabályozza az alanyi adómentesség választására jogosító értékhatár emelését.</w:delText>
        </w:r>
      </w:del>
    </w:p>
    <w:p w:rsidR="00000000" w:rsidDel="00000000" w:rsidP="00000000" w:rsidRDefault="00000000" w:rsidRPr="00000000" w14:paraId="000000EE">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Január 31-ig a NAV közzéteszi azon települések listáját, ahol a vendégéjszakák száma a tárgyévet megelőző második évben meghaladta a 2 milliót.</w:delText>
        </w:r>
      </w:del>
    </w:p>
    <w:p w:rsidR="00000000" w:rsidDel="00000000" w:rsidP="00000000" w:rsidRDefault="00000000" w:rsidRPr="00000000" w14:paraId="000000EF">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Májusban az Európai Unióban az infláció 1,9%-ra mérséklődik.</w:delText>
        </w:r>
      </w:del>
    </w:p>
    <w:p w:rsidR="00000000" w:rsidDel="00000000" w:rsidP="00000000" w:rsidRDefault="00000000" w:rsidRPr="00000000" w14:paraId="000000F0">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Első félév:</w:delText>
        </w:r>
      </w:del>
    </w:p>
    <w:p w:rsidR="00000000" w:rsidDel="00000000" w:rsidP="00000000" w:rsidRDefault="00000000" w:rsidRPr="00000000" w14:paraId="000000F1">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Az Európai Unióban az új gépjármű értékesítések 1,9%-kal csökkennek.</w:delText>
        </w:r>
      </w:del>
    </w:p>
    <w:p w:rsidR="00000000" w:rsidDel="00000000" w:rsidP="00000000" w:rsidRDefault="00000000" w:rsidRPr="00000000" w14:paraId="000000F2">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Az AutoWallis értékesítése 3,4%-kal nő, 26.314 darabra.</w:delText>
        </w:r>
      </w:del>
    </w:p>
    <w:p w:rsidR="00000000" w:rsidDel="00000000" w:rsidP="00000000" w:rsidRDefault="00000000" w:rsidRPr="00000000" w14:paraId="000000F3">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 CEE régióban a tisztán elektromos autók regisztrációja jelentősen meghaladja az EU átlagos növekedését (+34%).</w:delText>
        </w:r>
      </w:del>
    </w:p>
    <w:p w:rsidR="00000000" w:rsidDel="00000000" w:rsidP="00000000" w:rsidRDefault="00000000" w:rsidRPr="00000000" w14:paraId="000000F4">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Nyáron:</w:delText>
        </w:r>
      </w:del>
    </w:p>
    <w:p w:rsidR="00000000" w:rsidDel="00000000" w:rsidP="00000000" w:rsidRDefault="00000000" w:rsidRPr="00000000" w14:paraId="000000F5">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Az AutoWallis megkezdi a Nissan márka forgalmazását Romániában és Moldovában.</w:delText>
        </w:r>
      </w:del>
    </w:p>
    <w:p w:rsidR="00000000" w:rsidDel="00000000" w:rsidP="00000000" w:rsidRDefault="00000000" w:rsidRPr="00000000" w14:paraId="000000F6">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Az AutoWallis megkezdi az XPENG márka forgalmazását Magyarországon, Szlovéniában és Horvátországban.</w:delText>
        </w:r>
      </w:del>
    </w:p>
    <w:p w:rsidR="00000000" w:rsidDel="00000000" w:rsidP="00000000" w:rsidRDefault="00000000" w:rsidRPr="00000000" w14:paraId="000000F7">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Az AutoWallis bejelenti a NIO márka forgalmazását Magyarországon és Ausztriában.</w:delText>
        </w:r>
      </w:del>
    </w:p>
    <w:p w:rsidR="00000000" w:rsidDel="00000000" w:rsidP="00000000" w:rsidRDefault="00000000" w:rsidRPr="00000000" w14:paraId="000000F8">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Szeptemberben elindul az "Otthon Start" program.</w:delText>
        </w:r>
      </w:del>
    </w:p>
    <w:p w:rsidR="00000000" w:rsidDel="00000000" w:rsidP="00000000" w:rsidRDefault="00000000" w:rsidRPr="00000000" w14:paraId="000000F9">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November 27-én a befektetesed.hu oldalon publikálják az ingatlanbefektetés kockázatairól szóló cikket.</w:delText>
        </w:r>
      </w:del>
    </w:p>
    <w:p w:rsidR="00000000" w:rsidDel="00000000" w:rsidP="00000000" w:rsidRDefault="00000000" w:rsidRPr="00000000" w14:paraId="000000FA">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 NIO márka forgalmazása a Cseh Köztársaságban, Lengyelországban és Romániában várhatóan 2026-ban kezdődik.</w:delText>
        </w:r>
      </w:del>
    </w:p>
    <w:p w:rsidR="00000000" w:rsidDel="00000000" w:rsidP="00000000" w:rsidRDefault="00000000" w:rsidRPr="00000000" w14:paraId="000000FB">
      <w:pPr>
        <w:numPr>
          <w:ilvl w:val="0"/>
          <w:numId w:val="11"/>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2026: Megkezdődik a NIO forgalmazása Romániában, Lengyelországban és a Cseh Köztársaságban.</w:delText>
        </w:r>
      </w:del>
    </w:p>
    <w:p w:rsidR="00000000" w:rsidDel="00000000" w:rsidP="00000000" w:rsidRDefault="00000000" w:rsidRPr="00000000" w14:paraId="000000FC">
      <w:pPr>
        <w:pBdr>
          <w:top w:space="0" w:sz="0" w:val="nil"/>
          <w:left w:space="0" w:sz="0" w:val="nil"/>
          <w:bottom w:space="0" w:sz="0" w:val="nil"/>
          <w:right w:space="0" w:sz="0" w:val="nil"/>
          <w:between w:space="0" w:sz="0" w:val="nil"/>
        </w:pBdr>
        <w:spacing w:line="342.85714285714283" w:lineRule="auto"/>
        <w:rPr>
          <w:del w:author="József Péter Pohánka" w:id="1" w:date="2025-12-31T15:50:43Z"/>
          <w:rFonts w:ascii="Roboto" w:cs="Roboto" w:eastAsia="Roboto" w:hAnsi="Roboto"/>
          <w:color w:val="1f1f1f"/>
          <w:sz w:val="21"/>
          <w:szCs w:val="21"/>
        </w:rPr>
      </w:pPr>
      <w:del w:author="József Péter Pohánka" w:id="1" w:date="2025-12-31T15:50:43Z">
        <w:r w:rsidDel="00000000" w:rsidR="00000000" w:rsidRPr="00000000">
          <w:rPr>
            <w:rFonts w:ascii="Roboto" w:cs="Roboto" w:eastAsia="Roboto" w:hAnsi="Roboto"/>
            <w:color w:val="1f1f1f"/>
            <w:sz w:val="21"/>
            <w:szCs w:val="21"/>
            <w:rtl w:val="0"/>
          </w:rPr>
          <w:delText xml:space="preserve">Szereplők és életrajzuk</w:delText>
        </w:r>
      </w:del>
    </w:p>
    <w:p w:rsidR="00000000" w:rsidDel="00000000" w:rsidP="00000000" w:rsidRDefault="00000000" w:rsidRPr="00000000" w14:paraId="000000FD">
      <w:pPr>
        <w:numPr>
          <w:ilvl w:val="0"/>
          <w:numId w:val="26"/>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Averi Team: Az Averi Academy-nél dolgozó csapat, amely a blog tartalmát hozza létre.</w:delText>
        </w:r>
      </w:del>
    </w:p>
    <w:p w:rsidR="00000000" w:rsidDel="00000000" w:rsidP="00000000" w:rsidRDefault="00000000" w:rsidRPr="00000000" w14:paraId="000000FE">
      <w:pPr>
        <w:numPr>
          <w:ilvl w:val="0"/>
          <w:numId w:val="26"/>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Freelance Marketing Professionals: Különböző szabadúszó marketing szakemberek a Fiverr-en és az Upwork-ön, akik az autóiparban dolgoznak.</w:delText>
        </w:r>
      </w:del>
    </w:p>
    <w:p w:rsidR="00000000" w:rsidDel="00000000" w:rsidP="00000000" w:rsidRDefault="00000000" w:rsidRPr="00000000" w14:paraId="000000FF">
      <w:pPr>
        <w:numPr>
          <w:ilvl w:val="0"/>
          <w:numId w:val="26"/>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Nemzeti Adó- és Vámhivatal (NAV): Magyar adóhatóság, amely a pénzügyekkel kapcsolatos törvényeket és előírásokat betartatja.</w:delText>
        </w:r>
      </w:del>
    </w:p>
    <w:p w:rsidR="00000000" w:rsidDel="00000000" w:rsidP="00000000" w:rsidRDefault="00000000" w:rsidRPr="00000000" w14:paraId="00000100">
      <w:pPr>
        <w:numPr>
          <w:ilvl w:val="0"/>
          <w:numId w:val="26"/>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Szabályozott Tevékenységek Felügyeleti Hatósága (SZTFH): Magyarországon működő felügyeleti hatóság, amely többek között a kiberbiztonsági intézkedések betartását ellenőrzi.</w:delText>
        </w:r>
      </w:del>
    </w:p>
    <w:p w:rsidR="00000000" w:rsidDel="00000000" w:rsidP="00000000" w:rsidRDefault="00000000" w:rsidRPr="00000000" w14:paraId="00000101">
      <w:pPr>
        <w:numPr>
          <w:ilvl w:val="0"/>
          <w:numId w:val="26"/>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Datahouse: Magyarországi adatgyűjtő és elemző cég, mely a gépjármű adatokkal foglalkozik.</w:delText>
        </w:r>
      </w:del>
    </w:p>
    <w:p w:rsidR="00000000" w:rsidDel="00000000" w:rsidP="00000000" w:rsidRDefault="00000000" w:rsidRPr="00000000" w14:paraId="00000102">
      <w:pPr>
        <w:numPr>
          <w:ilvl w:val="0"/>
          <w:numId w:val="26"/>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Eurostat: Az Európai Unió statisztikai hivatala.</w:delText>
        </w:r>
      </w:del>
    </w:p>
    <w:p w:rsidR="00000000" w:rsidDel="00000000" w:rsidP="00000000" w:rsidRDefault="00000000" w:rsidRPr="00000000" w14:paraId="00000103">
      <w:pPr>
        <w:numPr>
          <w:ilvl w:val="0"/>
          <w:numId w:val="26"/>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Központi Statisztikai Hivatal (KSH): Magyarországi statisztikai hivatal.</w:delText>
        </w:r>
      </w:del>
    </w:p>
    <w:p w:rsidR="00000000" w:rsidDel="00000000" w:rsidP="00000000" w:rsidRDefault="00000000" w:rsidRPr="00000000" w14:paraId="00000104">
      <w:pPr>
        <w:numPr>
          <w:ilvl w:val="0"/>
          <w:numId w:val="26"/>
        </w:numPr>
        <w:ind w:left="720" w:hanging="360"/>
        <w:rPr>
          <w:del w:author="József Péter Pohánka" w:id="1" w:date="2025-12-31T15:50:43Z"/>
        </w:rPr>
      </w:pPr>
      <w:del w:author="József Péter Pohánka" w:id="1" w:date="2025-12-31T15:50:43Z">
        <w:r w:rsidDel="00000000" w:rsidR="00000000" w:rsidRPr="00000000">
          <w:rPr>
            <w:rFonts w:ascii="Roboto" w:cs="Roboto" w:eastAsia="Roboto" w:hAnsi="Roboto"/>
            <w:color w:val="1f1f1f"/>
            <w:sz w:val="21"/>
            <w:szCs w:val="21"/>
            <w:rtl w:val="0"/>
          </w:rPr>
          <w:delText xml:space="preserve">Számviteli törvény (Sztv.): A számvitelről szóló 2000. évi C. törvény.</w:delText>
        </w:r>
      </w:del>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342.85714285714283" w:lineRule="auto"/>
        <w:rPr>
          <w:del w:author="József Péter Pohánka" w:id="1" w:date="2025-12-31T15:50:43Z"/>
          <w:rFonts w:ascii="Roboto" w:cs="Roboto" w:eastAsia="Roboto" w:hAnsi="Roboto"/>
          <w:color w:val="1f1f1f"/>
          <w:sz w:val="21"/>
          <w:szCs w:val="21"/>
        </w:rPr>
      </w:pPr>
      <w:del w:author="József Péter Pohánka" w:id="1" w:date="2025-12-31T15:50:43Z">
        <w:r w:rsidDel="00000000" w:rsidR="00000000" w:rsidRPr="00000000">
          <w:rPr>
            <w:rFonts w:ascii="Roboto" w:cs="Roboto" w:eastAsia="Roboto" w:hAnsi="Roboto"/>
            <w:color w:val="1f1f1f"/>
            <w:sz w:val="21"/>
            <w:szCs w:val="21"/>
            <w:rtl w:val="0"/>
          </w:rPr>
          <w:delText xml:space="preserve">Remélem, ez segít!</w:delText>
        </w:r>
      </w:del>
    </w:p>
    <w:p w:rsidR="00000000" w:rsidDel="00000000" w:rsidP="00000000" w:rsidRDefault="00000000" w:rsidRPr="00000000" w14:paraId="00000106">
      <w:pPr>
        <w:spacing w:line="261.8181818181818" w:lineRule="auto"/>
        <w:rPr>
          <w:del w:author="József Péter Pohánka" w:id="1" w:date="2025-12-31T15:50:43Z"/>
          <w:color w:val="e8e8e8"/>
          <w:sz w:val="21"/>
          <w:szCs w:val="21"/>
          <w:shd w:fill="22262b" w:val="clear"/>
        </w:rPr>
      </w:pPr>
      <w:del w:author="József Péter Pohánka" w:id="1" w:date="2025-12-31T15:50:43Z">
        <w:r w:rsidDel="00000000" w:rsidR="00000000" w:rsidRPr="00000000">
          <w:rPr>
            <w:rFonts w:ascii="Roboto" w:cs="Roboto" w:eastAsia="Roboto" w:hAnsi="Roboto"/>
            <w:color w:val="1f1f1f"/>
            <w:sz w:val="21"/>
            <w:szCs w:val="21"/>
            <w:rtl w:val="0"/>
          </w:rPr>
          <w:delText xml:space="preserve">NotebookLM can be inaccurate; please double check its responses.</w:delText>
        </w:r>
        <w:r w:rsidDel="00000000" w:rsidR="00000000" w:rsidRPr="00000000">
          <w:rPr>
            <w:rtl w:val="0"/>
          </w:rPr>
        </w:r>
      </w:del>
    </w:p>
    <w:p w:rsidR="00000000" w:rsidDel="00000000" w:rsidP="00000000" w:rsidRDefault="00000000" w:rsidRPr="00000000" w14:paraId="0000010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nes1h7mctr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lap</w:t>
      </w:r>
      <w:r w:rsidDel="00000000" w:rsidR="00000000" w:rsidRPr="00000000">
        <w:rPr>
          <w:rtl w:val="0"/>
        </w:rPr>
      </w:r>
    </w:p>
    <w:p w:rsidR="00000000" w:rsidDel="00000000" w:rsidP="00000000" w:rsidRDefault="00000000" w:rsidRPr="00000000" w14:paraId="00000109">
      <w:pPr>
        <w:rPr>
          <w:color w:val="ffffff"/>
          <w:sz w:val="21"/>
          <w:szCs w:val="21"/>
          <w:shd w:fill="22262b" w:val="clear"/>
        </w:rPr>
      </w:pPr>
      <w:r w:rsidDel="00000000" w:rsidR="00000000" w:rsidRPr="00000000">
        <w:rPr>
          <w:color w:val="ffffff"/>
          <w:sz w:val="21"/>
          <w:szCs w:val="21"/>
          <w:shd w:fill="22262b" w:val="clear"/>
          <w:rtl w:val="0"/>
        </w:rPr>
        <w:t xml:space="preserve">0 ingatlan.com</w:t>
      </w:r>
    </w:p>
    <w:p w:rsidR="00000000" w:rsidDel="00000000" w:rsidP="00000000" w:rsidRDefault="00000000" w:rsidRPr="00000000" w14:paraId="0000010A">
      <w:pPr>
        <w:rPr>
          <w:color w:val="ffffff"/>
          <w:sz w:val="21"/>
          <w:szCs w:val="21"/>
          <w:shd w:fill="22262b" w:val="clear"/>
        </w:rPr>
      </w:pPr>
      <w:r w:rsidDel="00000000" w:rsidR="00000000" w:rsidRPr="00000000">
        <w:rPr>
          <w:color w:val="ffffff"/>
          <w:sz w:val="21"/>
          <w:szCs w:val="21"/>
          <w:shd w:fill="22262b" w:val="clear"/>
          <w:rtl w:val="0"/>
        </w:rPr>
        <w:t xml:space="preserve">1 ingatlan.com</w:t>
      </w:r>
    </w:p>
    <w:p w:rsidR="00000000" w:rsidDel="00000000" w:rsidP="00000000" w:rsidRDefault="00000000" w:rsidRPr="00000000" w14:paraId="0000010B">
      <w:pPr>
        <w:spacing w:line="305.4545454545455" w:lineRule="auto"/>
        <w:rPr>
          <w:color w:val="ffffff"/>
          <w:sz w:val="33"/>
          <w:szCs w:val="33"/>
          <w:shd w:fill="22262b" w:val="clear"/>
        </w:rPr>
      </w:pPr>
      <w:r w:rsidDel="00000000" w:rsidR="00000000" w:rsidRPr="00000000">
        <w:rPr>
          <w:color w:val="ffffff"/>
          <w:sz w:val="33"/>
          <w:szCs w:val="33"/>
          <w:shd w:fill="22262b" w:val="clear"/>
          <w:rtl w:val="0"/>
        </w:rPr>
        <w:t xml:space="preserve">Így gyarapítsd a vagyonod ingatlanbefektetéssel</w:t>
      </w:r>
    </w:p>
    <w:p w:rsidR="00000000" w:rsidDel="00000000" w:rsidP="00000000" w:rsidRDefault="00000000" w:rsidRPr="00000000" w14:paraId="0000010C">
      <w:pPr>
        <w:rPr>
          <w:color w:val="ffffff"/>
          <w:sz w:val="21"/>
          <w:szCs w:val="21"/>
          <w:shd w:fill="22262b" w:val="clear"/>
        </w:rPr>
      </w:pPr>
      <w:r w:rsidDel="00000000" w:rsidR="00000000" w:rsidRPr="00000000">
        <w:rPr>
          <w:color w:val="ffffff"/>
          <w:sz w:val="21"/>
          <w:szCs w:val="21"/>
          <w:shd w:fill="22262b" w:val="clear"/>
          <w:rtl w:val="0"/>
        </w:rPr>
        <w:t xml:space="preserve">1 Utoljára frissítve: 2025.08.22.</w:t>
      </w:r>
    </w:p>
    <w:p w:rsidR="00000000" w:rsidDel="00000000" w:rsidP="00000000" w:rsidRDefault="00000000" w:rsidRPr="00000000" w14:paraId="0000010D">
      <w:pPr>
        <w:rPr>
          <w:color w:val="ffffff"/>
          <w:sz w:val="21"/>
          <w:szCs w:val="21"/>
          <w:shd w:fill="22262b" w:val="clear"/>
        </w:rPr>
      </w:pPr>
      <w:r w:rsidDel="00000000" w:rsidR="00000000" w:rsidRPr="00000000">
        <w:rPr>
          <w:color w:val="ffffff"/>
          <w:sz w:val="21"/>
          <w:szCs w:val="21"/>
          <w:shd w:fill="22262b" w:val="clear"/>
          <w:rtl w:val="0"/>
        </w:rPr>
        <w:t xml:space="preserve">2 7 perc olvasási idő</w:t>
      </w:r>
    </w:p>
    <w:p w:rsidR="00000000" w:rsidDel="00000000" w:rsidP="00000000" w:rsidRDefault="00000000" w:rsidRPr="00000000" w14:paraId="0000010E">
      <w:pPr>
        <w:rPr>
          <w:color w:val="ffffff"/>
          <w:sz w:val="21"/>
          <w:szCs w:val="21"/>
          <w:shd w:fill="22262b" w:val="clear"/>
        </w:rPr>
      </w:pPr>
      <w:r w:rsidDel="00000000" w:rsidR="00000000" w:rsidRPr="00000000">
        <w:rPr>
          <w:color w:val="ffffff"/>
          <w:sz w:val="21"/>
          <w:szCs w:val="21"/>
          <w:shd w:fill="22262b" w:val="clear"/>
          <w:rtl w:val="0"/>
        </w:rPr>
        <w:t xml:space="preserve">1 Megosztás:</w:t>
      </w:r>
    </w:p>
    <w:p w:rsidR="00000000" w:rsidDel="00000000" w:rsidP="00000000" w:rsidRDefault="00000000" w:rsidRPr="00000000" w14:paraId="0000010F">
      <w:pPr>
        <w:rPr>
          <w:color w:val="ffffff"/>
          <w:sz w:val="21"/>
          <w:szCs w:val="21"/>
          <w:shd w:fill="22262b" w:val="clear"/>
        </w:rPr>
      </w:pPr>
      <w:r w:rsidDel="00000000" w:rsidR="00000000" w:rsidRPr="00000000">
        <w:rPr>
          <w:color w:val="ffffff"/>
          <w:sz w:val="21"/>
          <w:szCs w:val="21"/>
          <w:shd w:fill="22262b" w:val="clear"/>
          <w:rtl w:val="0"/>
        </w:rPr>
        <w:t xml:space="preserve">2 Megosztás</w:t>
      </w:r>
    </w:p>
    <w:p w:rsidR="00000000" w:rsidDel="00000000" w:rsidP="00000000" w:rsidRDefault="00000000" w:rsidRPr="00000000" w14:paraId="00000110">
      <w:pPr>
        <w:rPr>
          <w:color w:val="ffffff"/>
          <w:sz w:val="21"/>
          <w:szCs w:val="21"/>
          <w:shd w:fill="22262b" w:val="clear"/>
        </w:rPr>
      </w:pPr>
      <w:r w:rsidDel="00000000" w:rsidR="00000000" w:rsidRPr="00000000">
        <w:rPr>
          <w:b w:val="1"/>
          <w:bCs w:val="1"/>
          <w:color w:val="ffffff"/>
          <w:sz w:val="21"/>
          <w:szCs w:val="21"/>
          <w:shd w:fill="22262b" w:val="clear"/>
          <w:rtl w:val="0"/>
        </w:rPr>
        <w:t xml:space="preserve">Összefoglaló: </w:t>
      </w:r>
      <w:r w:rsidDel="00000000" w:rsidR="00000000" w:rsidRPr="00000000">
        <w:rPr>
          <w:color w:val="ffffff"/>
          <w:sz w:val="21"/>
          <w:szCs w:val="21"/>
          <w:shd w:fill="22262b" w:val="clear"/>
          <w:rtl w:val="0"/>
        </w:rPr>
        <w:t xml:space="preserve">Milyen ingatlanbefektetési módok léteznek, és hogy számolhatod ki a megtérülést?</w:t>
      </w:r>
    </w:p>
    <w:p w:rsidR="00000000" w:rsidDel="00000000" w:rsidP="00000000" w:rsidRDefault="00000000" w:rsidRPr="00000000" w14:paraId="00000111">
      <w:pPr>
        <w:rPr>
          <w:b w:val="1"/>
          <w:bCs w:val="1"/>
          <w:color w:val="ffffff"/>
          <w:sz w:val="21"/>
          <w:szCs w:val="21"/>
          <w:shd w:fill="22262b" w:val="clear"/>
        </w:rPr>
      </w:pPr>
      <w:r w:rsidDel="00000000" w:rsidR="00000000" w:rsidRPr="00000000">
        <w:rPr>
          <w:b w:val="1"/>
          <w:bCs w:val="1"/>
          <w:color w:val="ffffff"/>
          <w:sz w:val="21"/>
          <w:szCs w:val="21"/>
          <w:shd w:fill="22262b" w:val="clear"/>
          <w:rtl w:val="0"/>
        </w:rPr>
        <w:t xml:space="preserve">Az ingatlanbefektetés az egyik legnépszerűbb befektetési forma Magyarországon. Szemben az olyan befektetési eszközökkel, mint a kötvények és a részvények, az ingatlanbefektetés könnyen értelmezhető, tárgya pedig kézzelfogható. Az értéknövekedésen túl a lakás bérbeadásából befolyó összeg tovább növeli az ingatlanbefektetés megtérülését. Emiatt sok kisbefektető csábító lehetőségként tekint az ingatlanvásárlásra. Az alábbi cikkben választ kaphatsz a befektetési célú lakásvásárláshoz kapcsolódó kérdéseidre.</w:t>
      </w:r>
    </w:p>
    <w:p w:rsidR="00000000" w:rsidDel="00000000" w:rsidP="00000000" w:rsidRDefault="00000000" w:rsidRPr="00000000" w14:paraId="00000112">
      <w:pPr>
        <w:spacing w:line="360" w:lineRule="auto"/>
        <w:rPr>
          <w:color w:val="ffffff"/>
          <w:sz w:val="24"/>
          <w:szCs w:val="24"/>
          <w:shd w:fill="22262b" w:val="clear"/>
        </w:rPr>
      </w:pPr>
      <w:r w:rsidDel="00000000" w:rsidR="00000000" w:rsidRPr="00000000">
        <w:rPr>
          <w:color w:val="ffffff"/>
          <w:sz w:val="24"/>
          <w:szCs w:val="24"/>
          <w:shd w:fill="22262b" w:val="clear"/>
          <w:rtl w:val="0"/>
        </w:rPr>
        <w:t xml:space="preserve">Mi az ingatlanbefektetés?</w:t>
      </w:r>
    </w:p>
    <w:p w:rsidR="00000000" w:rsidDel="00000000" w:rsidP="00000000" w:rsidRDefault="00000000" w:rsidRPr="00000000" w14:paraId="00000113">
      <w:pPr>
        <w:rPr>
          <w:color w:val="ffffff"/>
          <w:sz w:val="21"/>
          <w:szCs w:val="21"/>
          <w:shd w:fill="22262b" w:val="clear"/>
        </w:rPr>
      </w:pPr>
      <w:r w:rsidDel="00000000" w:rsidR="00000000" w:rsidRPr="00000000">
        <w:rPr>
          <w:color w:val="ffffff"/>
          <w:sz w:val="21"/>
          <w:szCs w:val="21"/>
          <w:shd w:fill="22262b" w:val="clear"/>
          <w:rtl w:val="0"/>
        </w:rPr>
        <w:t xml:space="preserve">Az ingatlanbefektetés definiálásához előbb fontos meghatározni a befektetés jelentését. </w:t>
      </w:r>
      <w:hyperlink r:id="rId6">
        <w:r w:rsidDel="00000000" w:rsidR="00000000" w:rsidRPr="00000000">
          <w:rPr>
            <w:color w:val="abc8fa"/>
            <w:sz w:val="21"/>
            <w:szCs w:val="21"/>
            <w:u w:val="single"/>
            <w:shd w:fill="22262b" w:val="clear"/>
            <w:rtl w:val="0"/>
          </w:rPr>
          <w:t xml:space="preserve">Befektetés</w:t>
        </w:r>
      </w:hyperlink>
      <w:r w:rsidDel="00000000" w:rsidR="00000000" w:rsidRPr="00000000">
        <w:rPr>
          <w:color w:val="ffffff"/>
          <w:sz w:val="21"/>
          <w:szCs w:val="21"/>
          <w:shd w:fill="22262b" w:val="clear"/>
          <w:rtl w:val="0"/>
        </w:rPr>
        <w:t xml:space="preserve"> alatt olyan eszköz vásárlását értünk, amelyet a jövőbeli pénzteremtő képessége miatt vásárolunk meg. Befektetés esetén az elemzés biztosítja a kielégítő hozamot és a tőke biztonságát.</w:t>
      </w:r>
    </w:p>
    <w:p w:rsidR="00000000" w:rsidDel="00000000" w:rsidP="00000000" w:rsidRDefault="00000000" w:rsidRPr="00000000" w14:paraId="00000114">
      <w:pPr>
        <w:rPr>
          <w:color w:val="ffffff"/>
          <w:sz w:val="21"/>
          <w:szCs w:val="21"/>
          <w:shd w:fill="22262b" w:val="clear"/>
        </w:rPr>
      </w:pPr>
      <w:r w:rsidDel="00000000" w:rsidR="00000000" w:rsidRPr="00000000">
        <w:rPr>
          <w:color w:val="ffffff"/>
          <w:sz w:val="21"/>
          <w:szCs w:val="21"/>
          <w:shd w:fill="22262b" w:val="clear"/>
          <w:rtl w:val="0"/>
        </w:rPr>
        <w:t xml:space="preserve">Az ingatlanbefektetés pedig nem más, mint egy, az ingatlanpiac elemzését követő ingatlanvásárlás, amelynek célja a jövőbeli pénzteremtő képesség biztosítása.</w:t>
      </w:r>
    </w:p>
    <w:p w:rsidR="00000000" w:rsidDel="00000000" w:rsidP="00000000" w:rsidRDefault="00000000" w:rsidRPr="00000000" w14:paraId="00000115">
      <w:pPr>
        <w:rPr>
          <w:color w:val="ffffff"/>
          <w:sz w:val="21"/>
          <w:szCs w:val="21"/>
          <w:shd w:fill="22262b" w:val="clear"/>
        </w:rPr>
      </w:pPr>
      <w:r w:rsidDel="00000000" w:rsidR="00000000" w:rsidRPr="00000000">
        <w:rPr>
          <w:color w:val="ffffff"/>
          <w:sz w:val="21"/>
          <w:szCs w:val="21"/>
          <w:shd w:fill="22262b" w:val="clear"/>
          <w:rtl w:val="0"/>
        </w:rPr>
        <w:t xml:space="preserve">Három forrásból származhat bevétel ingatlanbefektetés esetén: rövid távú bérbeadás (pl. Airbnb), hosszú távú bérbeadás és értéknövekedés.</w:t>
      </w:r>
    </w:p>
    <w:p w:rsidR="00000000" w:rsidDel="00000000" w:rsidP="00000000" w:rsidRDefault="00000000" w:rsidRPr="00000000" w14:paraId="00000116">
      <w:pPr>
        <w:spacing w:line="360" w:lineRule="auto"/>
        <w:rPr>
          <w:color w:val="ffffff"/>
          <w:sz w:val="24"/>
          <w:szCs w:val="24"/>
          <w:shd w:fill="22262b" w:val="clear"/>
        </w:rPr>
      </w:pPr>
      <w:r w:rsidDel="00000000" w:rsidR="00000000" w:rsidRPr="00000000">
        <w:rPr>
          <w:color w:val="ffffff"/>
          <w:sz w:val="24"/>
          <w:szCs w:val="24"/>
          <w:shd w:fill="22262b" w:val="clear"/>
          <w:rtl w:val="0"/>
        </w:rPr>
        <w:t xml:space="preserve">Miből származhat a bevételed ingatlanbefektetés esetén?</w:t>
      </w:r>
    </w:p>
    <w:p w:rsidR="00000000" w:rsidDel="00000000" w:rsidP="00000000" w:rsidRDefault="00000000" w:rsidRPr="00000000" w14:paraId="00000117">
      <w:pPr>
        <w:spacing w:line="342.85714285714283" w:lineRule="auto"/>
        <w:rPr>
          <w:color w:val="ffffff"/>
          <w:sz w:val="21"/>
          <w:szCs w:val="21"/>
          <w:shd w:fill="22262b" w:val="clear"/>
        </w:rPr>
      </w:pPr>
      <w:r w:rsidDel="00000000" w:rsidR="00000000" w:rsidRPr="00000000">
        <w:rPr>
          <w:color w:val="ffffff"/>
          <w:sz w:val="21"/>
          <w:szCs w:val="21"/>
          <w:shd w:fill="22262b" w:val="clear"/>
          <w:rtl w:val="0"/>
        </w:rPr>
        <w:t xml:space="preserve">Hosszú távú ingatlan bérbeadás</w:t>
      </w:r>
    </w:p>
    <w:p w:rsidR="00000000" w:rsidDel="00000000" w:rsidP="00000000" w:rsidRDefault="00000000" w:rsidRPr="00000000" w14:paraId="00000118">
      <w:pPr>
        <w:rPr>
          <w:color w:val="ffffff"/>
          <w:sz w:val="21"/>
          <w:szCs w:val="21"/>
          <w:shd w:fill="22262b" w:val="clear"/>
        </w:rPr>
      </w:pPr>
      <w:r w:rsidDel="00000000" w:rsidR="00000000" w:rsidRPr="00000000">
        <w:rPr>
          <w:color w:val="ffffff"/>
          <w:sz w:val="21"/>
          <w:szCs w:val="21"/>
          <w:shd w:fill="22262b" w:val="clear"/>
          <w:rtl w:val="0"/>
        </w:rPr>
        <w:t xml:space="preserve">A befektetési céllal vásárolt ingatlanok </w:t>
      </w:r>
      <w:hyperlink r:id="rId7">
        <w:r w:rsidDel="00000000" w:rsidR="00000000" w:rsidRPr="00000000">
          <w:rPr>
            <w:color w:val="abc8fa"/>
            <w:sz w:val="21"/>
            <w:szCs w:val="21"/>
            <w:u w:val="single"/>
            <w:shd w:fill="22262b" w:val="clear"/>
            <w:rtl w:val="0"/>
          </w:rPr>
          <w:t xml:space="preserve">bérbeadása</w:t>
        </w:r>
      </w:hyperlink>
      <w:r w:rsidDel="00000000" w:rsidR="00000000" w:rsidRPr="00000000">
        <w:rPr>
          <w:color w:val="ffffff"/>
          <w:sz w:val="21"/>
          <w:szCs w:val="21"/>
          <w:shd w:fill="22262b" w:val="clear"/>
          <w:rtl w:val="0"/>
        </w:rPr>
        <w:t xml:space="preserve"> biztos és visszatérő bevételt jelenthet az ingatlan tulajdonosának. A megfelelő bérlők kiválasztása esetén pedig minden hónapban, minimális időráfordítás mellett élvezheted az ingatlanbefektetésből befolyó bevételt.</w:t>
      </w:r>
    </w:p>
    <w:p w:rsidR="00000000" w:rsidDel="00000000" w:rsidP="00000000" w:rsidRDefault="00000000" w:rsidRPr="00000000" w14:paraId="00000119">
      <w:pPr>
        <w:rPr>
          <w:color w:val="ffffff"/>
          <w:sz w:val="21"/>
          <w:szCs w:val="21"/>
          <w:shd w:fill="22262b" w:val="clear"/>
        </w:rPr>
      </w:pPr>
      <w:r w:rsidDel="00000000" w:rsidR="00000000" w:rsidRPr="00000000">
        <w:rPr>
          <w:color w:val="ffffff"/>
          <w:sz w:val="21"/>
          <w:szCs w:val="21"/>
          <w:shd w:fill="22262b" w:val="clear"/>
          <w:rtl w:val="0"/>
        </w:rPr>
        <w:t xml:space="preserve">Ahhoz, hogy a befektetés megtérülése maximális legyen, elengedhetetlen a megfelelő bérlők kiválasztása. Így csökkenthető azon időszak, amelyben a lakás kiadatlan, redukálható az amortizáció, elkerülhető a </w:t>
      </w:r>
      <w:hyperlink r:id="rId8">
        <w:r w:rsidDel="00000000" w:rsidR="00000000" w:rsidRPr="00000000">
          <w:rPr>
            <w:color w:val="abc8fa"/>
            <w:sz w:val="21"/>
            <w:szCs w:val="21"/>
            <w:u w:val="single"/>
            <w:shd w:fill="22262b" w:val="clear"/>
            <w:rtl w:val="0"/>
          </w:rPr>
          <w:t xml:space="preserve">bérlőkkel felmerülő konfliktus</w:t>
        </w:r>
      </w:hyperlink>
      <w:r w:rsidDel="00000000" w:rsidR="00000000" w:rsidRPr="00000000">
        <w:rPr>
          <w:color w:val="ffffff"/>
          <w:sz w:val="21"/>
          <w:szCs w:val="21"/>
          <w:shd w:fill="22262b" w:val="clear"/>
          <w:rtl w:val="0"/>
        </w:rPr>
        <w:t xml:space="preserve"> és biztos lehetsz abban, hogy a lakbér fizetése sem marad el.</w:t>
      </w:r>
    </w:p>
    <w:p w:rsidR="00000000" w:rsidDel="00000000" w:rsidP="00000000" w:rsidRDefault="00000000" w:rsidRPr="00000000" w14:paraId="0000011A">
      <w:pPr>
        <w:rPr>
          <w:color w:val="ffffff"/>
          <w:sz w:val="21"/>
          <w:szCs w:val="21"/>
          <w:shd w:fill="22262b" w:val="clear"/>
        </w:rPr>
      </w:pPr>
      <w:r w:rsidDel="00000000" w:rsidR="00000000" w:rsidRPr="00000000">
        <w:rPr>
          <w:color w:val="ffffff"/>
          <w:sz w:val="21"/>
          <w:szCs w:val="21"/>
          <w:shd w:fill="22262b" w:val="clear"/>
          <w:rtl w:val="0"/>
        </w:rPr>
        <w:t xml:space="preserve">1 Kapcsolódó cikk Kapcsolódó cikk </w:t>
      </w:r>
      <w:hyperlink r:id="rId9">
        <w:r w:rsidDel="00000000" w:rsidR="00000000" w:rsidRPr="00000000">
          <w:rPr>
            <w:color w:val="abc8fa"/>
            <w:sz w:val="21"/>
            <w:szCs w:val="21"/>
            <w:u w:val="single"/>
            <w:shd w:fill="22262b" w:val="clear"/>
            <w:rtl w:val="0"/>
          </w:rPr>
          <w:t xml:space="preserve">Mennyire lehet „lelakni” egy bérlakást? Rendeltetésszerű használat vs. károkozás </w:t>
        </w:r>
      </w:hyperlink>
      <w:r w:rsidDel="00000000" w:rsidR="00000000" w:rsidRPr="00000000">
        <w:rPr>
          <w:color w:val="ffffff"/>
          <w:sz w:val="21"/>
          <w:szCs w:val="21"/>
          <w:shd w:fill="22262b" w:val="clear"/>
          <w:rtl w:val="0"/>
        </w:rPr>
        <w:t xml:space="preserve">2024.10.31.</w:t>
      </w:r>
    </w:p>
    <w:p w:rsidR="00000000" w:rsidDel="00000000" w:rsidP="00000000" w:rsidRDefault="00000000" w:rsidRPr="00000000" w14:paraId="0000011B">
      <w:pPr>
        <w:rPr>
          <w:color w:val="ffffff"/>
          <w:sz w:val="21"/>
          <w:szCs w:val="21"/>
          <w:shd w:fill="22262b" w:val="clear"/>
        </w:rPr>
      </w:pPr>
      <w:r w:rsidDel="00000000" w:rsidR="00000000" w:rsidRPr="00000000">
        <w:rPr>
          <w:color w:val="ffffff"/>
          <w:sz w:val="21"/>
          <w:szCs w:val="21"/>
          <w:shd w:fill="22262b" w:val="clear"/>
          <w:rtl w:val="0"/>
        </w:rPr>
        <w:t xml:space="preserve">2 7 perc olvasási idő</w:t>
      </w:r>
    </w:p>
    <w:p w:rsidR="00000000" w:rsidDel="00000000" w:rsidP="00000000" w:rsidRDefault="00000000" w:rsidRPr="00000000" w14:paraId="0000011C">
      <w:pPr>
        <w:spacing w:line="342.85714285714283" w:lineRule="auto"/>
        <w:rPr>
          <w:color w:val="ffffff"/>
          <w:sz w:val="21"/>
          <w:szCs w:val="21"/>
          <w:shd w:fill="22262b" w:val="clear"/>
        </w:rPr>
      </w:pPr>
      <w:r w:rsidDel="00000000" w:rsidR="00000000" w:rsidRPr="00000000">
        <w:rPr>
          <w:color w:val="ffffff"/>
          <w:sz w:val="21"/>
          <w:szCs w:val="21"/>
          <w:shd w:fill="22262b" w:val="clear"/>
          <w:rtl w:val="0"/>
        </w:rPr>
        <w:t xml:space="preserve">Rövid távú ingatlan bérbeadás (Airbnb)</w:t>
      </w:r>
    </w:p>
    <w:p w:rsidR="00000000" w:rsidDel="00000000" w:rsidP="00000000" w:rsidRDefault="00000000" w:rsidRPr="00000000" w14:paraId="0000011D">
      <w:pPr>
        <w:rPr>
          <w:color w:val="ffffff"/>
          <w:sz w:val="21"/>
          <w:szCs w:val="21"/>
          <w:shd w:fill="22262b" w:val="clear"/>
        </w:rPr>
      </w:pPr>
      <w:r w:rsidDel="00000000" w:rsidR="00000000" w:rsidRPr="00000000">
        <w:rPr>
          <w:color w:val="ffffff"/>
          <w:sz w:val="21"/>
          <w:szCs w:val="21"/>
          <w:shd w:fill="22262b" w:val="clear"/>
          <w:rtl w:val="0"/>
        </w:rPr>
        <w:t xml:space="preserve">A rövid távú bérbeadás kiemelkedő népszerűségnek örvendett hazánkban egészen a pandémiás helyzet kirobbanásáig. Mivel a turizmus visszaesett, így az utazók számára hirdetett ingatlanok egy része visszakerült a hosszú távú bérbeadás piacára.</w:t>
      </w:r>
    </w:p>
    <w:p w:rsidR="00000000" w:rsidDel="00000000" w:rsidP="00000000" w:rsidRDefault="00000000" w:rsidRPr="00000000" w14:paraId="0000011E">
      <w:pPr>
        <w:rPr>
          <w:color w:val="ffffff"/>
          <w:sz w:val="21"/>
          <w:szCs w:val="21"/>
          <w:shd w:fill="22262b" w:val="clear"/>
        </w:rPr>
      </w:pPr>
      <w:r w:rsidDel="00000000" w:rsidR="00000000" w:rsidRPr="00000000">
        <w:rPr>
          <w:color w:val="ffffff"/>
          <w:sz w:val="21"/>
          <w:szCs w:val="21"/>
          <w:shd w:fill="22262b" w:val="clear"/>
          <w:rtl w:val="0"/>
        </w:rPr>
        <w:t xml:space="preserve">Elfelejthetjük a Airbnb nyújtotta üzleti lehetőségeket? Korántsem! Habár a rövid távú bérbeadás több munkával jár, mint a hosszú távú, de nagyobb bevételt szerezhetsz belőle. Igaz, számolni kell azzal, hogy a vendégek gyors váltakozása miatt több szervezési feladatunk lesz, és a nagyobb </w:t>
      </w:r>
      <w:hyperlink r:id="rId10">
        <w:r w:rsidDel="00000000" w:rsidR="00000000" w:rsidRPr="00000000">
          <w:rPr>
            <w:color w:val="abc8fa"/>
            <w:sz w:val="21"/>
            <w:szCs w:val="21"/>
            <w:u w:val="single"/>
            <w:shd w:fill="22262b" w:val="clear"/>
            <w:rtl w:val="0"/>
          </w:rPr>
          <w:t xml:space="preserve">amortizáció</w:t>
        </w:r>
      </w:hyperlink>
      <w:r w:rsidDel="00000000" w:rsidR="00000000" w:rsidRPr="00000000">
        <w:rPr>
          <w:color w:val="ffffff"/>
          <w:sz w:val="21"/>
          <w:szCs w:val="21"/>
          <w:shd w:fill="22262b" w:val="clear"/>
          <w:rtl w:val="0"/>
        </w:rPr>
        <w:t xml:space="preserve"> is csökkenti majd a hozamunkat. További kockázatot pedig a rövid távú bérbeadást érintő, gyorsan változó </w:t>
      </w:r>
      <w:hyperlink r:id="rId11">
        <w:r w:rsidDel="00000000" w:rsidR="00000000" w:rsidRPr="00000000">
          <w:rPr>
            <w:color w:val="abc8fa"/>
            <w:sz w:val="21"/>
            <w:szCs w:val="21"/>
            <w:u w:val="single"/>
            <w:shd w:fill="22262b" w:val="clear"/>
            <w:rtl w:val="0"/>
          </w:rPr>
          <w:t xml:space="preserve">jogi szabályozás </w:t>
        </w:r>
      </w:hyperlink>
      <w:r w:rsidDel="00000000" w:rsidR="00000000" w:rsidRPr="00000000">
        <w:rPr>
          <w:color w:val="ffffff"/>
          <w:sz w:val="21"/>
          <w:szCs w:val="21"/>
          <w:shd w:fill="22262b" w:val="clear"/>
          <w:rtl w:val="0"/>
        </w:rPr>
        <w:t xml:space="preserve">is jelenthet.</w:t>
      </w:r>
    </w:p>
    <w:p w:rsidR="00000000" w:rsidDel="00000000" w:rsidP="00000000" w:rsidRDefault="00000000" w:rsidRPr="00000000" w14:paraId="0000011F">
      <w:pPr>
        <w:spacing w:line="342.85714285714283" w:lineRule="auto"/>
        <w:rPr>
          <w:color w:val="ffffff"/>
          <w:sz w:val="21"/>
          <w:szCs w:val="21"/>
          <w:shd w:fill="22262b" w:val="clear"/>
        </w:rPr>
      </w:pPr>
      <w:r w:rsidDel="00000000" w:rsidR="00000000" w:rsidRPr="00000000">
        <w:rPr>
          <w:color w:val="ffffff"/>
          <w:sz w:val="21"/>
          <w:szCs w:val="21"/>
          <w:shd w:fill="22262b" w:val="clear"/>
          <w:rtl w:val="0"/>
        </w:rPr>
        <w:t xml:space="preserve">Értéknövekedés az ingatlan eladásakor</w:t>
      </w:r>
    </w:p>
    <w:p w:rsidR="00000000" w:rsidDel="00000000" w:rsidP="00000000" w:rsidRDefault="00000000" w:rsidRPr="00000000" w14:paraId="00000120">
      <w:pPr>
        <w:rPr>
          <w:color w:val="ffffff"/>
          <w:sz w:val="21"/>
          <w:szCs w:val="21"/>
          <w:shd w:fill="22262b" w:val="clear"/>
        </w:rPr>
      </w:pPr>
      <w:r w:rsidDel="00000000" w:rsidR="00000000" w:rsidRPr="00000000">
        <w:rPr>
          <w:color w:val="ffffff"/>
          <w:sz w:val="21"/>
          <w:szCs w:val="21"/>
          <w:shd w:fill="22262b" w:val="clear"/>
          <w:rtl w:val="0"/>
        </w:rPr>
        <w:t xml:space="preserve">Az értéknövekedés a bekerülési értékkel csökkentett eladási ár. A bekerülési értékbe tartozik:</w:t>
      </w:r>
    </w:p>
    <w:p w:rsidR="00000000" w:rsidDel="00000000" w:rsidP="00000000" w:rsidRDefault="00000000" w:rsidRPr="00000000" w14:paraId="00000121">
      <w:pPr>
        <w:rPr>
          <w:color w:val="ffffff"/>
          <w:sz w:val="21"/>
          <w:szCs w:val="21"/>
          <w:shd w:fill="22262b" w:val="clear"/>
        </w:rPr>
      </w:pPr>
      <w:r w:rsidDel="00000000" w:rsidR="00000000" w:rsidRPr="00000000">
        <w:rPr>
          <w:color w:val="ffffff"/>
          <w:sz w:val="21"/>
          <w:szCs w:val="21"/>
          <w:shd w:fill="22262b" w:val="clear"/>
          <w:rtl w:val="0"/>
        </w:rPr>
        <w:t xml:space="preserve">1 Az ingatlan vételára.</w:t>
      </w:r>
    </w:p>
    <w:p w:rsidR="00000000" w:rsidDel="00000000" w:rsidP="00000000" w:rsidRDefault="00000000" w:rsidRPr="00000000" w14:paraId="00000122">
      <w:pPr>
        <w:rPr>
          <w:color w:val="ffffff"/>
          <w:sz w:val="21"/>
          <w:szCs w:val="21"/>
          <w:shd w:fill="22262b" w:val="clear"/>
        </w:rPr>
      </w:pPr>
      <w:r w:rsidDel="00000000" w:rsidR="00000000" w:rsidRPr="00000000">
        <w:rPr>
          <w:color w:val="ffffff"/>
          <w:sz w:val="21"/>
          <w:szCs w:val="21"/>
          <w:shd w:fill="22262b" w:val="clear"/>
          <w:rtl w:val="0"/>
        </w:rPr>
        <w:t xml:space="preserve">2 A</w:t>
      </w:r>
      <w:hyperlink r:id="rId12">
        <w:r w:rsidDel="00000000" w:rsidR="00000000" w:rsidRPr="00000000">
          <w:rPr>
            <w:color w:val="abc8fa"/>
            <w:sz w:val="21"/>
            <w:szCs w:val="21"/>
            <w:u w:val="single"/>
            <w:shd w:fill="22262b" w:val="clear"/>
            <w:rtl w:val="0"/>
          </w:rPr>
          <w:t xml:space="preserve"> földhivatal díja</w:t>
        </w:r>
      </w:hyperlink>
      <w:r w:rsidDel="00000000" w:rsidR="00000000" w:rsidRPr="00000000">
        <w:rPr>
          <w:color w:val="ffffff"/>
          <w:sz w:val="21"/>
          <w:szCs w:val="21"/>
          <w:shd w:fill="22262b" w:val="clear"/>
          <w:rtl w:val="0"/>
        </w:rPr>
        <w:t xml:space="preserve">.</w:t>
      </w:r>
    </w:p>
    <w:p w:rsidR="00000000" w:rsidDel="00000000" w:rsidP="00000000" w:rsidRDefault="00000000" w:rsidRPr="00000000" w14:paraId="00000123">
      <w:pPr>
        <w:rPr>
          <w:color w:val="ffffff"/>
          <w:sz w:val="21"/>
          <w:szCs w:val="21"/>
          <w:shd w:fill="22262b" w:val="clear"/>
        </w:rPr>
      </w:pPr>
      <w:r w:rsidDel="00000000" w:rsidR="00000000" w:rsidRPr="00000000">
        <w:rPr>
          <w:color w:val="ffffff"/>
          <w:sz w:val="21"/>
          <w:szCs w:val="21"/>
          <w:shd w:fill="22262b" w:val="clear"/>
          <w:rtl w:val="0"/>
        </w:rPr>
        <w:t xml:space="preserve">3 Az ügyvédi díj, amely 0,5-1%.</w:t>
      </w:r>
    </w:p>
    <w:p w:rsidR="00000000" w:rsidDel="00000000" w:rsidP="00000000" w:rsidRDefault="00000000" w:rsidRPr="00000000" w14:paraId="00000124">
      <w:pPr>
        <w:rPr>
          <w:color w:val="ffffff"/>
          <w:sz w:val="21"/>
          <w:szCs w:val="21"/>
          <w:shd w:fill="22262b" w:val="clear"/>
        </w:rPr>
      </w:pPr>
      <w:r w:rsidDel="00000000" w:rsidR="00000000" w:rsidRPr="00000000">
        <w:rPr>
          <w:color w:val="ffffff"/>
          <w:sz w:val="21"/>
          <w:szCs w:val="21"/>
          <w:shd w:fill="22262b" w:val="clear"/>
          <w:rtl w:val="0"/>
        </w:rPr>
        <w:t xml:space="preserve">4 A </w:t>
      </w:r>
      <w:hyperlink r:id="rId13">
        <w:r w:rsidDel="00000000" w:rsidR="00000000" w:rsidRPr="00000000">
          <w:rPr>
            <w:color w:val="abc8fa"/>
            <w:sz w:val="21"/>
            <w:szCs w:val="21"/>
            <w:u w:val="single"/>
            <w:shd w:fill="22262b" w:val="clear"/>
            <w:rtl w:val="0"/>
          </w:rPr>
          <w:t xml:space="preserve">vagyonszerzési illeték</w:t>
        </w:r>
      </w:hyperlink>
      <w:r w:rsidDel="00000000" w:rsidR="00000000" w:rsidRPr="00000000">
        <w:rPr>
          <w:color w:val="ffffff"/>
          <w:sz w:val="21"/>
          <w:szCs w:val="21"/>
          <w:shd w:fill="22262b" w:val="clear"/>
          <w:rtl w:val="0"/>
        </w:rPr>
        <w:t xml:space="preserve">, amely 4%.</w:t>
      </w:r>
    </w:p>
    <w:p w:rsidR="00000000" w:rsidDel="00000000" w:rsidP="00000000" w:rsidRDefault="00000000" w:rsidRPr="00000000" w14:paraId="00000125">
      <w:pPr>
        <w:rPr>
          <w:color w:val="ffffff"/>
          <w:sz w:val="21"/>
          <w:szCs w:val="21"/>
          <w:shd w:fill="22262b" w:val="clear"/>
        </w:rPr>
      </w:pPr>
      <w:r w:rsidDel="00000000" w:rsidR="00000000" w:rsidRPr="00000000">
        <w:rPr>
          <w:color w:val="ffffff"/>
          <w:sz w:val="21"/>
          <w:szCs w:val="21"/>
          <w:shd w:fill="22262b" w:val="clear"/>
          <w:rtl w:val="0"/>
        </w:rPr>
        <w:t xml:space="preserve">Az értéknövekedést számos előre nem látható tényező befolyásolja. Ilyen például a makropiaci gazdasági trendek, az infrastruktúra fejlesztés az ingatlan környezetében, a demográfiai trendek vagy akár olyan triviális tényezők is, mint a szomszédok, így nehéz meghatározni az eladási árat.</w:t>
      </w:r>
    </w:p>
    <w:p w:rsidR="00000000" w:rsidDel="00000000" w:rsidP="00000000" w:rsidRDefault="00000000" w:rsidRPr="00000000" w14:paraId="00000126">
      <w:pPr>
        <w:rPr>
          <w:color w:val="abc8fa"/>
          <w:sz w:val="21"/>
          <w:szCs w:val="21"/>
          <w:u w:val="single"/>
          <w:shd w:fill="22262b" w:val="clear"/>
        </w:rPr>
      </w:pPr>
      <w:r w:rsidDel="00000000" w:rsidR="00000000" w:rsidRPr="00000000">
        <w:rPr>
          <w:color w:val="ffffff"/>
          <w:sz w:val="21"/>
          <w:szCs w:val="21"/>
          <w:shd w:fill="22262b" w:val="clear"/>
          <w:rtl w:val="0"/>
        </w:rPr>
        <w:t xml:space="preserve">A realisztikus kikiáltási ár meghatározásához segítségedre lehet az </w:t>
      </w:r>
      <w:hyperlink r:id="rId14">
        <w:r w:rsidDel="00000000" w:rsidR="00000000" w:rsidRPr="00000000">
          <w:rPr>
            <w:color w:val="abc8fa"/>
            <w:sz w:val="21"/>
            <w:szCs w:val="21"/>
            <w:u w:val="single"/>
            <w:shd w:fill="22262b" w:val="clear"/>
            <w:rtl w:val="0"/>
          </w:rPr>
          <w:t xml:space="preserve">ingatlan.com Árbecslője.</w:t>
        </w:r>
      </w:hyperlink>
      <w:r w:rsidDel="00000000" w:rsidR="00000000" w:rsidRPr="00000000">
        <w:rPr>
          <w:rtl w:val="0"/>
        </w:rPr>
      </w:r>
    </w:p>
    <w:p w:rsidR="00000000" w:rsidDel="00000000" w:rsidP="00000000" w:rsidRDefault="00000000" w:rsidRPr="00000000" w14:paraId="00000127">
      <w:pPr>
        <w:rPr>
          <w:color w:val="ffffff"/>
          <w:sz w:val="21"/>
          <w:szCs w:val="21"/>
          <w:shd w:fill="22262b" w:val="clear"/>
        </w:rPr>
      </w:pPr>
      <w:r w:rsidDel="00000000" w:rsidR="00000000" w:rsidRPr="00000000">
        <w:rPr>
          <w:color w:val="ffffff"/>
          <w:sz w:val="21"/>
          <w:szCs w:val="21"/>
          <w:shd w:fill="22262b" w:val="clear"/>
          <w:rtl w:val="0"/>
        </w:rPr>
        <w:t xml:space="preserve">Az Árbecslő otthonod kényelméből, ingyenesen, néhány adat (például az ingatlan címe, alapterülete, állapota) és hasonló típusú ingatlanok hirdetési adatai alapján becsül egy kínálati árat, amely jó kiindulási alap lehet az értékesítéshez.</w:t>
      </w:r>
    </w:p>
    <w:p w:rsidR="00000000" w:rsidDel="00000000" w:rsidP="00000000" w:rsidRDefault="00000000" w:rsidRPr="00000000" w14:paraId="00000128">
      <w:pPr>
        <w:rPr>
          <w:color w:val="ffffff"/>
          <w:sz w:val="21"/>
          <w:szCs w:val="21"/>
          <w:shd w:fill="22262b" w:val="clear"/>
        </w:rPr>
      </w:pPr>
      <w:r w:rsidDel="00000000" w:rsidR="00000000" w:rsidRPr="00000000">
        <w:rPr>
          <w:color w:val="ffffff"/>
          <w:sz w:val="21"/>
          <w:szCs w:val="21"/>
          <w:shd w:fill="22262b" w:val="clear"/>
          <w:rtl w:val="0"/>
        </w:rPr>
        <w:t xml:space="preserve">Az Árbecslőbe el is mentheted ingatlanod, és az idő múlásával figyelemmel kísérheted a becsült kínálati ár változását. Olvasd el, hogyan is működik pontosan az Árbecslő</w:t>
      </w:r>
      <w:hyperlink r:id="rId15">
        <w:r w:rsidDel="00000000" w:rsidR="00000000" w:rsidRPr="00000000">
          <w:rPr>
            <w:color w:val="abc8fa"/>
            <w:sz w:val="21"/>
            <w:szCs w:val="21"/>
            <w:u w:val="single"/>
            <w:shd w:fill="22262b" w:val="clear"/>
            <w:rtl w:val="0"/>
          </w:rPr>
          <w:t xml:space="preserve"> ide kattintva</w:t>
        </w:r>
      </w:hyperlink>
      <w:r w:rsidDel="00000000" w:rsidR="00000000" w:rsidRPr="00000000">
        <w:rPr>
          <w:color w:val="ffffff"/>
          <w:sz w:val="21"/>
          <w:szCs w:val="21"/>
          <w:shd w:fill="22262b" w:val="clear"/>
          <w:rtl w:val="0"/>
        </w:rPr>
        <w:t xml:space="preserve">.</w:t>
      </w:r>
    </w:p>
    <w:p w:rsidR="00000000" w:rsidDel="00000000" w:rsidP="00000000" w:rsidRDefault="00000000" w:rsidRPr="00000000" w14:paraId="00000129">
      <w:pPr>
        <w:spacing w:line="360" w:lineRule="auto"/>
        <w:rPr>
          <w:color w:val="ffffff"/>
          <w:sz w:val="24"/>
          <w:szCs w:val="24"/>
          <w:shd w:fill="22262b" w:val="clear"/>
        </w:rPr>
      </w:pPr>
      <w:r w:rsidDel="00000000" w:rsidR="00000000" w:rsidRPr="00000000">
        <w:rPr>
          <w:color w:val="ffffff"/>
          <w:sz w:val="24"/>
          <w:szCs w:val="24"/>
          <w:shd w:fill="22262b" w:val="clear"/>
          <w:rtl w:val="0"/>
        </w:rPr>
        <w:t xml:space="preserve">Megéri az ingatlanbefektetést választani?</w:t>
      </w:r>
    </w:p>
    <w:p w:rsidR="00000000" w:rsidDel="00000000" w:rsidP="00000000" w:rsidRDefault="00000000" w:rsidRPr="00000000" w14:paraId="0000012A">
      <w:pPr>
        <w:rPr>
          <w:color w:val="ffffff"/>
          <w:sz w:val="21"/>
          <w:szCs w:val="21"/>
          <w:shd w:fill="22262b" w:val="clear"/>
        </w:rPr>
      </w:pPr>
      <w:r w:rsidDel="00000000" w:rsidR="00000000" w:rsidRPr="00000000">
        <w:rPr>
          <w:color w:val="ffffff"/>
          <w:sz w:val="21"/>
          <w:szCs w:val="21"/>
          <w:shd w:fill="22262b" w:val="clear"/>
          <w:rtl w:val="0"/>
        </w:rPr>
        <w:t xml:space="preserve">Ahhoz, hogy eldöntsd, neked való-e az ingatlanbefektetés, érdemes kiszámolnod a várható megtérülést. A megtérülést kiszámolhatod, ha a bérbeadásból befolyt hasznot csökkented a felmerülő összes költséggel. Az azonban fontos, hogy azzal a haszonnal is számolj, amit a lakás későbbi eladásakor realizálhatsz.</w:t>
      </w:r>
    </w:p>
    <w:p w:rsidR="00000000" w:rsidDel="00000000" w:rsidP="00000000" w:rsidRDefault="00000000" w:rsidRPr="00000000" w14:paraId="0000012B">
      <w:pPr>
        <w:spacing w:line="342.85714285714283" w:lineRule="auto"/>
        <w:rPr>
          <w:color w:val="ffffff"/>
          <w:sz w:val="21"/>
          <w:szCs w:val="21"/>
          <w:shd w:fill="22262b" w:val="clear"/>
        </w:rPr>
      </w:pPr>
      <w:r w:rsidDel="00000000" w:rsidR="00000000" w:rsidRPr="00000000">
        <w:rPr>
          <w:color w:val="ffffff"/>
          <w:sz w:val="21"/>
          <w:szCs w:val="21"/>
          <w:shd w:fill="22262b" w:val="clear"/>
          <w:rtl w:val="0"/>
        </w:rPr>
        <w:t xml:space="preserve">1. Lépés: Értéknövekedés meghatározása</w:t>
      </w:r>
    </w:p>
    <w:p w:rsidR="00000000" w:rsidDel="00000000" w:rsidP="00000000" w:rsidRDefault="00000000" w:rsidRPr="00000000" w14:paraId="0000012C">
      <w:pPr>
        <w:rPr>
          <w:color w:val="ffffff"/>
          <w:sz w:val="21"/>
          <w:szCs w:val="21"/>
          <w:shd w:fill="22262b" w:val="clear"/>
        </w:rPr>
      </w:pPr>
      <w:r w:rsidDel="00000000" w:rsidR="00000000" w:rsidRPr="00000000">
        <w:rPr>
          <w:color w:val="ffffff"/>
          <w:sz w:val="21"/>
          <w:szCs w:val="21"/>
          <w:shd w:fill="22262b" w:val="clear"/>
          <w:rtl w:val="0"/>
        </w:rPr>
        <w:t xml:space="preserve">Az értéknövekedés meghatározása közép és hosszú távon egyaránt nagyon nehéz. Ahhoz, hogy pontos becslést tudj adni, számos olyan változó ismerete szükséges, amit 5-10 év távlatában lehetetlen pontosan megállapítani. A hozzávetőleges becsléshez felhasználható például az ingatlan.com-KSH lakásárindexe, amelyről </w:t>
      </w:r>
      <w:hyperlink r:id="rId16">
        <w:r w:rsidDel="00000000" w:rsidR="00000000" w:rsidRPr="00000000">
          <w:rPr>
            <w:color w:val="abc8fa"/>
            <w:sz w:val="21"/>
            <w:szCs w:val="21"/>
            <w:u w:val="single"/>
            <w:shd w:fill="22262b" w:val="clear"/>
            <w:rtl w:val="0"/>
          </w:rPr>
          <w:t xml:space="preserve">havonta közlünk elemzéseket</w:t>
        </w:r>
      </w:hyperlink>
      <w:r w:rsidDel="00000000" w:rsidR="00000000" w:rsidRPr="00000000">
        <w:rPr>
          <w:color w:val="ffffff"/>
          <w:sz w:val="21"/>
          <w:szCs w:val="21"/>
          <w:shd w:fill="22262b" w:val="clear"/>
          <w:rtl w:val="0"/>
        </w:rPr>
        <w:t xml:space="preserve">.</w:t>
      </w:r>
    </w:p>
    <w:p w:rsidR="00000000" w:rsidDel="00000000" w:rsidP="00000000" w:rsidRDefault="00000000" w:rsidRPr="00000000" w14:paraId="0000012D">
      <w:pPr>
        <w:rPr>
          <w:color w:val="ffffff"/>
          <w:sz w:val="21"/>
          <w:szCs w:val="21"/>
          <w:shd w:fill="22262b" w:val="clear"/>
        </w:rPr>
      </w:pPr>
      <w:r w:rsidDel="00000000" w:rsidR="00000000" w:rsidRPr="00000000">
        <w:rPr>
          <w:color w:val="ffffff"/>
          <w:sz w:val="21"/>
          <w:szCs w:val="21"/>
          <w:shd w:fill="22262b" w:val="clear"/>
          <w:rtl w:val="0"/>
        </w:rPr>
        <w:t xml:space="preserve">Fontos, hogy a nominális árváltozáson túl, mindig vizsgáld meg a reál árváltozást is, vagyis az inflációval korrigált árat. Ehhez a lépéshez </w:t>
      </w:r>
      <w:hyperlink r:id="rId17">
        <w:r w:rsidDel="00000000" w:rsidR="00000000" w:rsidRPr="00000000">
          <w:rPr>
            <w:color w:val="abc8fa"/>
            <w:sz w:val="21"/>
            <w:szCs w:val="21"/>
            <w:u w:val="single"/>
            <w:shd w:fill="22262b" w:val="clear"/>
            <w:rtl w:val="0"/>
          </w:rPr>
          <w:t xml:space="preserve">tapasztalt ingatlanszakértő</w:t>
        </w:r>
      </w:hyperlink>
      <w:r w:rsidDel="00000000" w:rsidR="00000000" w:rsidRPr="00000000">
        <w:rPr>
          <w:color w:val="ffffff"/>
          <w:sz w:val="21"/>
          <w:szCs w:val="21"/>
          <w:shd w:fill="22262b" w:val="clear"/>
          <w:rtl w:val="0"/>
        </w:rPr>
        <w:t xml:space="preserve"> tanácsát, vagy független befektetési tanácsadó szakvéleményét is érdemes kikérni.</w:t>
      </w:r>
    </w:p>
    <w:p w:rsidR="00000000" w:rsidDel="00000000" w:rsidP="00000000" w:rsidRDefault="00000000" w:rsidRPr="00000000" w14:paraId="0000012E">
      <w:pPr>
        <w:spacing w:line="342.85714285714283" w:lineRule="auto"/>
        <w:rPr>
          <w:color w:val="ffffff"/>
          <w:sz w:val="21"/>
          <w:szCs w:val="21"/>
          <w:shd w:fill="22262b" w:val="clear"/>
        </w:rPr>
      </w:pPr>
      <w:r w:rsidDel="00000000" w:rsidR="00000000" w:rsidRPr="00000000">
        <w:rPr>
          <w:color w:val="ffffff"/>
          <w:sz w:val="21"/>
          <w:szCs w:val="21"/>
          <w:shd w:fill="22262b" w:val="clear"/>
          <w:rtl w:val="0"/>
        </w:rPr>
        <w:t xml:space="preserve">2. Lépés: Bérleti díjból származó profit meghatározása</w:t>
      </w:r>
    </w:p>
    <w:p w:rsidR="00000000" w:rsidDel="00000000" w:rsidP="00000000" w:rsidRDefault="00000000" w:rsidRPr="00000000" w14:paraId="0000012F">
      <w:pPr>
        <w:rPr>
          <w:color w:val="ffffff"/>
          <w:sz w:val="21"/>
          <w:szCs w:val="21"/>
          <w:shd w:fill="22262b" w:val="clear"/>
        </w:rPr>
      </w:pPr>
      <w:r w:rsidDel="00000000" w:rsidR="00000000" w:rsidRPr="00000000">
        <w:rPr>
          <w:color w:val="ffffff"/>
          <w:sz w:val="21"/>
          <w:szCs w:val="21"/>
          <w:shd w:fill="22262b" w:val="clear"/>
          <w:rtl w:val="0"/>
        </w:rPr>
        <w:t xml:space="preserve">Bár a bérleti díjak piaca is jelentős átalakuláson mehet keresztül, némileg könnyebb megbecsülni a bérbeadásból várhatóan befolyó bevételt. Az oldalunkon található részletes kereső segítségével a bérbe adni kívánt ingatlanhoz hasonló tulajdonságú lakásokra kereshetsz.</w:t>
      </w:r>
    </w:p>
    <w:p w:rsidR="00000000" w:rsidDel="00000000" w:rsidP="00000000" w:rsidRDefault="00000000" w:rsidRPr="00000000" w14:paraId="00000130">
      <w:pPr>
        <w:rPr>
          <w:color w:val="ffffff"/>
          <w:sz w:val="21"/>
          <w:szCs w:val="21"/>
          <w:shd w:fill="22262b" w:val="clear"/>
        </w:rPr>
      </w:pPr>
      <w:r w:rsidDel="00000000" w:rsidR="00000000" w:rsidRPr="00000000">
        <w:rPr>
          <w:color w:val="ffffff"/>
          <w:sz w:val="21"/>
          <w:szCs w:val="21"/>
          <w:shd w:fill="22262b" w:val="clear"/>
          <w:rtl w:val="0"/>
        </w:rPr>
        <w:t xml:space="preserve">A pontos becslés érdekében ügyelj arra, hogy a mintában szereplő lakások legyenek:</w:t>
      </w:r>
    </w:p>
    <w:p w:rsidR="00000000" w:rsidDel="00000000" w:rsidP="00000000" w:rsidRDefault="00000000" w:rsidRPr="00000000" w14:paraId="00000131">
      <w:pPr>
        <w:rPr>
          <w:color w:val="ffffff"/>
          <w:sz w:val="21"/>
          <w:szCs w:val="21"/>
          <w:shd w:fill="22262b" w:val="clear"/>
        </w:rPr>
      </w:pPr>
      <w:r w:rsidDel="00000000" w:rsidR="00000000" w:rsidRPr="00000000">
        <w:rPr>
          <w:color w:val="ffffff"/>
          <w:sz w:val="21"/>
          <w:szCs w:val="21"/>
          <w:shd w:fill="22262b" w:val="clear"/>
          <w:rtl w:val="0"/>
        </w:rPr>
        <w:t xml:space="preserve">1 azonos városban,</w:t>
      </w:r>
    </w:p>
    <w:p w:rsidR="00000000" w:rsidDel="00000000" w:rsidP="00000000" w:rsidRDefault="00000000" w:rsidRPr="00000000" w14:paraId="00000132">
      <w:pPr>
        <w:rPr>
          <w:color w:val="ffffff"/>
          <w:sz w:val="21"/>
          <w:szCs w:val="21"/>
          <w:shd w:fill="22262b" w:val="clear"/>
        </w:rPr>
      </w:pPr>
      <w:r w:rsidDel="00000000" w:rsidR="00000000" w:rsidRPr="00000000">
        <w:rPr>
          <w:color w:val="ffffff"/>
          <w:sz w:val="21"/>
          <w:szCs w:val="21"/>
          <w:shd w:fill="22262b" w:val="clear"/>
          <w:rtl w:val="0"/>
        </w:rPr>
        <w:t xml:space="preserve">2 hasonló korúak,</w:t>
      </w:r>
    </w:p>
    <w:p w:rsidR="00000000" w:rsidDel="00000000" w:rsidP="00000000" w:rsidRDefault="00000000" w:rsidRPr="00000000" w14:paraId="00000133">
      <w:pPr>
        <w:rPr>
          <w:color w:val="ffffff"/>
          <w:sz w:val="21"/>
          <w:szCs w:val="21"/>
          <w:shd w:fill="22262b" w:val="clear"/>
        </w:rPr>
      </w:pPr>
      <w:r w:rsidDel="00000000" w:rsidR="00000000" w:rsidRPr="00000000">
        <w:rPr>
          <w:color w:val="ffffff"/>
          <w:sz w:val="21"/>
          <w:szCs w:val="21"/>
          <w:shd w:fill="22262b" w:val="clear"/>
          <w:rtl w:val="0"/>
        </w:rPr>
        <w:t xml:space="preserve">3 közel azonos alapterületűek,</w:t>
      </w:r>
    </w:p>
    <w:p w:rsidR="00000000" w:rsidDel="00000000" w:rsidP="00000000" w:rsidRDefault="00000000" w:rsidRPr="00000000" w14:paraId="00000134">
      <w:pPr>
        <w:rPr>
          <w:color w:val="ffffff"/>
          <w:sz w:val="21"/>
          <w:szCs w:val="21"/>
          <w:shd w:fill="22262b" w:val="clear"/>
        </w:rPr>
      </w:pPr>
      <w:r w:rsidDel="00000000" w:rsidR="00000000" w:rsidRPr="00000000">
        <w:rPr>
          <w:color w:val="ffffff"/>
          <w:sz w:val="21"/>
          <w:szCs w:val="21"/>
          <w:shd w:fill="22262b" w:val="clear"/>
          <w:rtl w:val="0"/>
        </w:rPr>
        <w:t xml:space="preserve">4 azonos szobaszámúak.</w:t>
      </w:r>
    </w:p>
    <w:p w:rsidR="00000000" w:rsidDel="00000000" w:rsidP="00000000" w:rsidRDefault="00000000" w:rsidRPr="00000000" w14:paraId="00000135">
      <w:pPr>
        <w:rPr>
          <w:color w:val="ffffff"/>
          <w:sz w:val="21"/>
          <w:szCs w:val="21"/>
          <w:shd w:fill="22262b" w:val="clear"/>
        </w:rPr>
      </w:pPr>
      <w:r w:rsidDel="00000000" w:rsidR="00000000" w:rsidRPr="00000000">
        <w:rPr>
          <w:color w:val="ffffff"/>
          <w:sz w:val="21"/>
          <w:szCs w:val="21"/>
          <w:shd w:fill="22262b" w:val="clear"/>
          <w:rtl w:val="0"/>
        </w:rPr>
        <w:t xml:space="preserve">Ezen ingatlanok bérleti díjának átlaga jó kiindulási alapot jelenthet a becsléshez. Érdemes a kapott átlagot 5-15%-kal csökkenteni, hiszen sok esetben a feltüntetett ár nem tükrözi a végső megállapodáskor megszabott bérleti díjat.</w:t>
      </w:r>
    </w:p>
    <w:p w:rsidR="00000000" w:rsidDel="00000000" w:rsidP="00000000" w:rsidRDefault="00000000" w:rsidRPr="00000000" w14:paraId="00000136">
      <w:pPr>
        <w:rPr>
          <w:color w:val="ffffff"/>
          <w:sz w:val="21"/>
          <w:szCs w:val="21"/>
          <w:shd w:fill="22262b" w:val="clear"/>
        </w:rPr>
      </w:pPr>
      <w:r w:rsidDel="00000000" w:rsidR="00000000" w:rsidRPr="00000000">
        <w:rPr>
          <w:color w:val="ffffff"/>
          <w:sz w:val="21"/>
          <w:szCs w:val="21"/>
          <w:shd w:fill="22262b" w:val="clear"/>
          <w:rtl w:val="0"/>
        </w:rPr>
        <w:t xml:space="preserve">Az így kapott becsült összeget szorozd meg 11-gyel ahhoz, hogy az éves bérleti díjból érkező bevételed megkapd. Azért nem javasolt 12 hónappal számolni, mert a bérlőváltás miatt előfordulhat, hogy hosszabb ideig lakatlan marad az ingatlan.</w:t>
      </w:r>
    </w:p>
    <w:p w:rsidR="00000000" w:rsidDel="00000000" w:rsidP="00000000" w:rsidRDefault="00000000" w:rsidRPr="00000000" w14:paraId="00000137">
      <w:pPr>
        <w:spacing w:line="342.85714285714283" w:lineRule="auto"/>
        <w:rPr>
          <w:color w:val="ffffff"/>
          <w:sz w:val="21"/>
          <w:szCs w:val="21"/>
          <w:shd w:fill="22262b" w:val="clear"/>
        </w:rPr>
      </w:pPr>
      <w:r w:rsidDel="00000000" w:rsidR="00000000" w:rsidRPr="00000000">
        <w:rPr>
          <w:color w:val="ffffff"/>
          <w:sz w:val="21"/>
          <w:szCs w:val="21"/>
          <w:shd w:fill="22262b" w:val="clear"/>
          <w:rtl w:val="0"/>
        </w:rPr>
        <w:t xml:space="preserve">A bérbeadás költségei</w:t>
      </w:r>
    </w:p>
    <w:p w:rsidR="00000000" w:rsidDel="00000000" w:rsidP="00000000" w:rsidRDefault="00000000" w:rsidRPr="00000000" w14:paraId="00000138">
      <w:pPr>
        <w:rPr>
          <w:color w:val="ffffff"/>
          <w:sz w:val="21"/>
          <w:szCs w:val="21"/>
          <w:shd w:fill="22262b" w:val="clear"/>
        </w:rPr>
      </w:pPr>
      <w:r w:rsidDel="00000000" w:rsidR="00000000" w:rsidRPr="00000000">
        <w:rPr>
          <w:color w:val="ffffff"/>
          <w:sz w:val="21"/>
          <w:szCs w:val="21"/>
          <w:shd w:fill="22262b" w:val="clear"/>
          <w:rtl w:val="0"/>
        </w:rPr>
        <w:t xml:space="preserve">Ahhoz, hogy a nyereség megállapítható legyen, előbb fontos meghatározni a hosszú távú bérbeadás költségeit. Ezek közé tartozhat:</w:t>
      </w:r>
    </w:p>
    <w:p w:rsidR="00000000" w:rsidDel="00000000" w:rsidP="00000000" w:rsidRDefault="00000000" w:rsidRPr="00000000" w14:paraId="00000139">
      <w:pPr>
        <w:rPr>
          <w:color w:val="ffffff"/>
          <w:sz w:val="21"/>
          <w:szCs w:val="21"/>
          <w:shd w:fill="22262b" w:val="clear"/>
        </w:rPr>
      </w:pPr>
      <w:r w:rsidDel="00000000" w:rsidR="00000000" w:rsidRPr="00000000">
        <w:rPr>
          <w:color w:val="ffffff"/>
          <w:sz w:val="21"/>
          <w:szCs w:val="21"/>
          <w:shd w:fill="22262b" w:val="clear"/>
          <w:rtl w:val="0"/>
        </w:rPr>
        <w:t xml:space="preserve">1 </w:t>
      </w:r>
      <w:hyperlink r:id="rId18">
        <w:r w:rsidDel="00000000" w:rsidR="00000000" w:rsidRPr="00000000">
          <w:rPr>
            <w:color w:val="abc8fa"/>
            <w:sz w:val="21"/>
            <w:szCs w:val="21"/>
            <w:u w:val="single"/>
            <w:shd w:fill="22262b" w:val="clear"/>
            <w:rtl w:val="0"/>
          </w:rPr>
          <w:t xml:space="preserve">Közjegyzői díj</w:t>
        </w:r>
      </w:hyperlink>
      <w:r w:rsidDel="00000000" w:rsidR="00000000" w:rsidRPr="00000000">
        <w:rPr>
          <w:b w:val="1"/>
          <w:bCs w:val="1"/>
          <w:color w:val="ffffff"/>
          <w:sz w:val="21"/>
          <w:szCs w:val="21"/>
          <w:shd w:fill="22262b" w:val="clear"/>
          <w:rtl w:val="0"/>
        </w:rPr>
        <w:t xml:space="preserve">,</w:t>
      </w:r>
      <w:r w:rsidDel="00000000" w:rsidR="00000000" w:rsidRPr="00000000">
        <w:rPr>
          <w:color w:val="ffffff"/>
          <w:sz w:val="21"/>
          <w:szCs w:val="21"/>
          <w:shd w:fill="22262b" w:val="clear"/>
          <w:rtl w:val="0"/>
        </w:rPr>
        <w:t xml:space="preserve"> amennyiben készül </w:t>
      </w:r>
      <w:hyperlink r:id="rId19">
        <w:r w:rsidDel="00000000" w:rsidR="00000000" w:rsidRPr="00000000">
          <w:rPr>
            <w:color w:val="abc8fa"/>
            <w:sz w:val="21"/>
            <w:szCs w:val="21"/>
            <w:u w:val="single"/>
            <w:shd w:fill="22262b" w:val="clear"/>
            <w:rtl w:val="0"/>
          </w:rPr>
          <w:t xml:space="preserve">kiköltözési nyilatkozat</w:t>
        </w:r>
      </w:hyperlink>
      <w:r w:rsidDel="00000000" w:rsidR="00000000" w:rsidRPr="00000000">
        <w:rPr>
          <w:color w:val="ffffff"/>
          <w:sz w:val="21"/>
          <w:szCs w:val="21"/>
          <w:shd w:fill="22262b" w:val="clear"/>
          <w:rtl w:val="0"/>
        </w:rPr>
        <w:t xml:space="preserve">, ennek költsége hozzávetőlegesen 40.000-60.000 forint, vagy ennél nagyobb összeg is lehet.</w:t>
      </w:r>
    </w:p>
    <w:p w:rsidR="00000000" w:rsidDel="00000000" w:rsidP="00000000" w:rsidRDefault="00000000" w:rsidRPr="00000000" w14:paraId="0000013A">
      <w:pPr>
        <w:rPr>
          <w:color w:val="ffffff"/>
          <w:sz w:val="21"/>
          <w:szCs w:val="21"/>
          <w:shd w:fill="22262b" w:val="clear"/>
        </w:rPr>
      </w:pPr>
      <w:r w:rsidDel="00000000" w:rsidR="00000000" w:rsidRPr="00000000">
        <w:rPr>
          <w:color w:val="ffffff"/>
          <w:sz w:val="21"/>
          <w:szCs w:val="21"/>
          <w:shd w:fill="22262b" w:val="clear"/>
          <w:rtl w:val="0"/>
        </w:rPr>
        <w:t xml:space="preserve">2 </w:t>
      </w:r>
      <w:r w:rsidDel="00000000" w:rsidR="00000000" w:rsidRPr="00000000">
        <w:rPr>
          <w:b w:val="1"/>
          <w:bCs w:val="1"/>
          <w:color w:val="ffffff"/>
          <w:sz w:val="21"/>
          <w:szCs w:val="21"/>
          <w:shd w:fill="22262b" w:val="clear"/>
          <w:rtl w:val="0"/>
        </w:rPr>
        <w:t xml:space="preserve">Biztosítás,</w:t>
      </w:r>
      <w:r w:rsidDel="00000000" w:rsidR="00000000" w:rsidRPr="00000000">
        <w:rPr>
          <w:color w:val="ffffff"/>
          <w:sz w:val="21"/>
          <w:szCs w:val="21"/>
          <w:shd w:fill="22262b" w:val="clear"/>
          <w:rtl w:val="0"/>
        </w:rPr>
        <w:t xml:space="preserve"> amely megkötése kiemelkedően fontos, hiszen a legtöbb káresemény okozta anyagi terhet fedezi. Ennek költsége az ingatlantól és az igényelt szolgáltatásoktól függ. Körülbelül évi 15-40.000 forint közötti költséget jelent.</w:t>
      </w:r>
    </w:p>
    <w:p w:rsidR="00000000" w:rsidDel="00000000" w:rsidP="00000000" w:rsidRDefault="00000000" w:rsidRPr="00000000" w14:paraId="0000013B">
      <w:pPr>
        <w:rPr>
          <w:color w:val="ffffff"/>
          <w:sz w:val="21"/>
          <w:szCs w:val="21"/>
          <w:shd w:fill="22262b" w:val="clear"/>
        </w:rPr>
      </w:pPr>
      <w:r w:rsidDel="00000000" w:rsidR="00000000" w:rsidRPr="00000000">
        <w:rPr>
          <w:color w:val="ffffff"/>
          <w:sz w:val="21"/>
          <w:szCs w:val="21"/>
          <w:shd w:fill="22262b" w:val="clear"/>
          <w:rtl w:val="0"/>
        </w:rPr>
        <w:t xml:space="preserve">3 </w:t>
      </w:r>
      <w:r w:rsidDel="00000000" w:rsidR="00000000" w:rsidRPr="00000000">
        <w:rPr>
          <w:b w:val="1"/>
          <w:bCs w:val="1"/>
          <w:color w:val="ffffff"/>
          <w:sz w:val="21"/>
          <w:szCs w:val="21"/>
          <w:shd w:fill="22262b" w:val="clear"/>
          <w:rtl w:val="0"/>
        </w:rPr>
        <w:t xml:space="preserve">Amortizációs költség,</w:t>
      </w:r>
      <w:r w:rsidDel="00000000" w:rsidR="00000000" w:rsidRPr="00000000">
        <w:rPr>
          <w:color w:val="ffffff"/>
          <w:sz w:val="21"/>
          <w:szCs w:val="21"/>
          <w:shd w:fill="22262b" w:val="clear"/>
          <w:rtl w:val="0"/>
        </w:rPr>
        <w:t xml:space="preserve"> vagyis az ingatlan elhasználódásának és avulásának pénzben kifejezett értéke. Jelentkezhet újrafestés, csőtörés, műszaki berendezések meghibásodása formájában is. Az amortizációs díj meghatározása nem könnyű, hiszen olyan tényezők, mint az ingatlan kora vagy típusa, nagymértékben befolyásolhatják. Érdemes a bérleti díj 1-3%-ával számolni.</w:t>
      </w:r>
    </w:p>
    <w:p w:rsidR="00000000" w:rsidDel="00000000" w:rsidP="00000000" w:rsidRDefault="00000000" w:rsidRPr="00000000" w14:paraId="0000013C">
      <w:pPr>
        <w:rPr>
          <w:color w:val="ffffff"/>
          <w:sz w:val="21"/>
          <w:szCs w:val="21"/>
          <w:shd w:fill="22262b" w:val="clear"/>
        </w:rPr>
      </w:pPr>
      <w:r w:rsidDel="00000000" w:rsidR="00000000" w:rsidRPr="00000000">
        <w:rPr>
          <w:color w:val="ffffff"/>
          <w:sz w:val="21"/>
          <w:szCs w:val="21"/>
          <w:shd w:fill="22262b" w:val="clear"/>
          <w:rtl w:val="0"/>
        </w:rPr>
        <w:t xml:space="preserve">4 </w:t>
      </w:r>
      <w:r w:rsidDel="00000000" w:rsidR="00000000" w:rsidRPr="00000000">
        <w:rPr>
          <w:b w:val="1"/>
          <w:bCs w:val="1"/>
          <w:color w:val="ffffff"/>
          <w:sz w:val="21"/>
          <w:szCs w:val="21"/>
          <w:shd w:fill="22262b" w:val="clear"/>
          <w:rtl w:val="0"/>
        </w:rPr>
        <w:t xml:space="preserve">Karbantartási költségek,</w:t>
      </w:r>
      <w:r w:rsidDel="00000000" w:rsidR="00000000" w:rsidRPr="00000000">
        <w:rPr>
          <w:color w:val="ffffff"/>
          <w:sz w:val="21"/>
          <w:szCs w:val="21"/>
          <w:shd w:fill="22262b" w:val="clear"/>
          <w:rtl w:val="0"/>
        </w:rPr>
        <w:t xml:space="preserve"> amelyek csökkenthetik az amortizáció mértékét. Ilyen lehet például a tisztasági festés és nyílászáró csere. Az előző költségtételhez hasonlóan, a karbantartási költségek nagymértékben változhatnak, így megbecslésük az adott ingatlan ismeretével lehetséges.</w:t>
      </w:r>
    </w:p>
    <w:p w:rsidR="00000000" w:rsidDel="00000000" w:rsidP="00000000" w:rsidRDefault="00000000" w:rsidRPr="00000000" w14:paraId="0000013D">
      <w:pPr>
        <w:rPr>
          <w:color w:val="ffffff"/>
          <w:sz w:val="21"/>
          <w:szCs w:val="21"/>
          <w:shd w:fill="22262b" w:val="clear"/>
        </w:rPr>
      </w:pPr>
      <w:r w:rsidDel="00000000" w:rsidR="00000000" w:rsidRPr="00000000">
        <w:rPr>
          <w:color w:val="ffffff"/>
          <w:sz w:val="21"/>
          <w:szCs w:val="21"/>
          <w:shd w:fill="22262b" w:val="clear"/>
          <w:rtl w:val="0"/>
        </w:rPr>
        <w:t xml:space="preserve">5 </w:t>
      </w:r>
      <w:r w:rsidDel="00000000" w:rsidR="00000000" w:rsidRPr="00000000">
        <w:rPr>
          <w:b w:val="1"/>
          <w:bCs w:val="1"/>
          <w:color w:val="ffffff"/>
          <w:sz w:val="21"/>
          <w:szCs w:val="21"/>
          <w:shd w:fill="22262b" w:val="clear"/>
          <w:rtl w:val="0"/>
        </w:rPr>
        <w:t xml:space="preserve">Az adóterhek</w:t>
      </w:r>
      <w:r w:rsidDel="00000000" w:rsidR="00000000" w:rsidRPr="00000000">
        <w:rPr>
          <w:color w:val="ffffff"/>
          <w:sz w:val="21"/>
          <w:szCs w:val="21"/>
          <w:shd w:fill="22262b" w:val="clear"/>
          <w:rtl w:val="0"/>
        </w:rPr>
        <w:t xml:space="preserve"> további költséget jelentenek. Az összesített bevételből levonásra kerül az éves összes költség is. Így kaphatjuk meg az adóalapot, amelyből érdemes levonni a 15%-os személyi jövedelemadót (SZJA).</w:t>
      </w:r>
    </w:p>
    <w:p w:rsidR="00000000" w:rsidDel="00000000" w:rsidP="00000000" w:rsidRDefault="00000000" w:rsidRPr="00000000" w14:paraId="0000013E">
      <w:pPr>
        <w:rPr>
          <w:color w:val="ffffff"/>
          <w:sz w:val="21"/>
          <w:szCs w:val="21"/>
          <w:shd w:fill="22262b" w:val="clear"/>
        </w:rPr>
      </w:pPr>
      <w:r w:rsidDel="00000000" w:rsidR="00000000" w:rsidRPr="00000000">
        <w:rPr>
          <w:color w:val="ffffff"/>
          <w:sz w:val="21"/>
          <w:szCs w:val="21"/>
          <w:shd w:fill="22262b" w:val="clear"/>
          <w:rtl w:val="0"/>
        </w:rPr>
        <w:t xml:space="preserve">1 Kapcsolódó cikk Kapcsolódó cikk </w:t>
      </w:r>
      <w:hyperlink r:id="rId20">
        <w:r w:rsidDel="00000000" w:rsidR="00000000" w:rsidRPr="00000000">
          <w:rPr>
            <w:color w:val="abc8fa"/>
            <w:sz w:val="21"/>
            <w:szCs w:val="21"/>
            <w:u w:val="single"/>
            <w:shd w:fill="22262b" w:val="clear"/>
            <w:rtl w:val="0"/>
          </w:rPr>
          <w:t xml:space="preserve">Ingatlan-bérbeadás utáni adózás 2026-ban </w:t>
        </w:r>
      </w:hyperlink>
      <w:r w:rsidDel="00000000" w:rsidR="00000000" w:rsidRPr="00000000">
        <w:rPr>
          <w:color w:val="ffffff"/>
          <w:sz w:val="21"/>
          <w:szCs w:val="21"/>
          <w:shd w:fill="22262b" w:val="clear"/>
          <w:rtl w:val="0"/>
        </w:rPr>
        <w:t xml:space="preserve">2023.02.01.</w:t>
      </w:r>
    </w:p>
    <w:p w:rsidR="00000000" w:rsidDel="00000000" w:rsidP="00000000" w:rsidRDefault="00000000" w:rsidRPr="00000000" w14:paraId="0000013F">
      <w:pPr>
        <w:rPr>
          <w:color w:val="ffffff"/>
          <w:sz w:val="21"/>
          <w:szCs w:val="21"/>
          <w:shd w:fill="22262b" w:val="clear"/>
        </w:rPr>
      </w:pPr>
      <w:r w:rsidDel="00000000" w:rsidR="00000000" w:rsidRPr="00000000">
        <w:rPr>
          <w:color w:val="ffffff"/>
          <w:sz w:val="21"/>
          <w:szCs w:val="21"/>
          <w:shd w:fill="22262b" w:val="clear"/>
          <w:rtl w:val="0"/>
        </w:rPr>
        <w:t xml:space="preserve">2 7 perc olvasási idő</w:t>
      </w:r>
    </w:p>
    <w:p w:rsidR="00000000" w:rsidDel="00000000" w:rsidP="00000000" w:rsidRDefault="00000000" w:rsidRPr="00000000" w14:paraId="00000140">
      <w:pPr>
        <w:rPr>
          <w:color w:val="ffffff"/>
          <w:sz w:val="21"/>
          <w:szCs w:val="21"/>
          <w:shd w:fill="22262b" w:val="clear"/>
        </w:rPr>
      </w:pPr>
      <w:r w:rsidDel="00000000" w:rsidR="00000000" w:rsidRPr="00000000">
        <w:rPr>
          <w:color w:val="ffffff"/>
          <w:sz w:val="21"/>
          <w:szCs w:val="21"/>
          <w:shd w:fill="22262b" w:val="clear"/>
          <w:rtl w:val="0"/>
        </w:rPr>
        <w:t xml:space="preserve">A fenti költségeken túl, további ráfordításként tekinthetünk a munkaidőre, amely a bérbeadott ingatlan menedzseléséhez kell. A megfelelő bérlők megtalálása esetén is havi 1-2 órás időráfordítás lehet az ingatlan kezelése. A listában nem szerepelnek a közüzemi díjak és a </w:t>
      </w:r>
      <w:hyperlink r:id="rId21">
        <w:r w:rsidDel="00000000" w:rsidR="00000000" w:rsidRPr="00000000">
          <w:rPr>
            <w:color w:val="abc8fa"/>
            <w:sz w:val="21"/>
            <w:szCs w:val="21"/>
            <w:u w:val="single"/>
            <w:shd w:fill="22262b" w:val="clear"/>
            <w:rtl w:val="0"/>
          </w:rPr>
          <w:t xml:space="preserve">közös költség</w:t>
        </w:r>
      </w:hyperlink>
      <w:r w:rsidDel="00000000" w:rsidR="00000000" w:rsidRPr="00000000">
        <w:rPr>
          <w:color w:val="ffffff"/>
          <w:sz w:val="21"/>
          <w:szCs w:val="21"/>
          <w:shd w:fill="22262b" w:val="clear"/>
          <w:rtl w:val="0"/>
        </w:rPr>
        <w:t xml:space="preserve">, hiszen ezt a bérlő téríti meg.</w:t>
      </w:r>
    </w:p>
    <w:p w:rsidR="00000000" w:rsidDel="00000000" w:rsidP="00000000" w:rsidRDefault="00000000" w:rsidRPr="00000000" w14:paraId="00000141">
      <w:pPr>
        <w:rPr>
          <w:color w:val="ffffff"/>
          <w:sz w:val="21"/>
          <w:szCs w:val="21"/>
          <w:shd w:fill="22262b" w:val="clear"/>
        </w:rPr>
      </w:pPr>
      <w:r w:rsidDel="00000000" w:rsidR="00000000" w:rsidRPr="00000000">
        <w:rPr>
          <w:color w:val="ffffff"/>
          <w:sz w:val="21"/>
          <w:szCs w:val="21"/>
          <w:shd w:fill="22262b" w:val="clear"/>
          <w:rtl w:val="0"/>
        </w:rPr>
        <w:t xml:space="preserve">A becsült bevételből levonhatjuk a becsült költségeket, így kiszámolhatjuk a hosszú távú bérbeadásból várható nyereséget.</w:t>
      </w:r>
    </w:p>
    <w:p w:rsidR="00000000" w:rsidDel="00000000" w:rsidP="00000000" w:rsidRDefault="00000000" w:rsidRPr="00000000" w14:paraId="00000142">
      <w:pPr>
        <w:spacing w:line="342.85714285714283" w:lineRule="auto"/>
        <w:rPr>
          <w:color w:val="ffffff"/>
          <w:sz w:val="21"/>
          <w:szCs w:val="21"/>
          <w:shd w:fill="22262b" w:val="clear"/>
        </w:rPr>
      </w:pPr>
      <w:r w:rsidDel="00000000" w:rsidR="00000000" w:rsidRPr="00000000">
        <w:rPr>
          <w:color w:val="ffffff"/>
          <w:sz w:val="21"/>
          <w:szCs w:val="21"/>
          <w:shd w:fill="22262b" w:val="clear"/>
          <w:rtl w:val="0"/>
        </w:rPr>
        <w:t xml:space="preserve">3. Lépés: Összegzés</w:t>
      </w:r>
    </w:p>
    <w:p w:rsidR="00000000" w:rsidDel="00000000" w:rsidP="00000000" w:rsidRDefault="00000000" w:rsidRPr="00000000" w14:paraId="00000143">
      <w:pPr>
        <w:rPr>
          <w:color w:val="ffffff"/>
          <w:sz w:val="21"/>
          <w:szCs w:val="21"/>
          <w:shd w:fill="22262b" w:val="clear"/>
        </w:rPr>
      </w:pPr>
      <w:r w:rsidDel="00000000" w:rsidR="00000000" w:rsidRPr="00000000">
        <w:rPr>
          <w:color w:val="ffffff"/>
          <w:sz w:val="21"/>
          <w:szCs w:val="21"/>
          <w:shd w:fill="22262b" w:val="clear"/>
          <w:rtl w:val="0"/>
        </w:rPr>
        <w:t xml:space="preserve">Az egy évre vetített értéknövekedést és a bérbeadásból érkező nyereséget el kell osztani az átlagos éves ráfordítással, így kapható meg a hozam. A kapott eredményt mindig vessük össze kisebb kockázatú, kevesebb idő- és energiaráfordítás igényű befektetési eszközökkel, mint például </w:t>
      </w:r>
      <w:hyperlink r:id="rId22">
        <w:r w:rsidDel="00000000" w:rsidR="00000000" w:rsidRPr="00000000">
          <w:rPr>
            <w:color w:val="abc8fa"/>
            <w:sz w:val="21"/>
            <w:szCs w:val="21"/>
            <w:u w:val="single"/>
            <w:shd w:fill="22262b" w:val="clear"/>
            <w:rtl w:val="0"/>
          </w:rPr>
          <w:t xml:space="preserve">a magyar állampapírok</w:t>
        </w:r>
      </w:hyperlink>
      <w:r w:rsidDel="00000000" w:rsidR="00000000" w:rsidRPr="00000000">
        <w:rPr>
          <w:color w:val="ffffff"/>
          <w:sz w:val="21"/>
          <w:szCs w:val="21"/>
          <w:shd w:fill="22262b" w:val="clear"/>
          <w:rtl w:val="0"/>
        </w:rPr>
        <w:t xml:space="preserve"> egyikével.</w:t>
      </w:r>
    </w:p>
    <w:p w:rsidR="00000000" w:rsidDel="00000000" w:rsidP="00000000" w:rsidRDefault="00000000" w:rsidRPr="00000000" w14:paraId="00000144">
      <w:pPr>
        <w:rPr>
          <w:b w:val="1"/>
          <w:bCs w:val="1"/>
          <w:color w:val="ffffff"/>
          <w:sz w:val="21"/>
          <w:szCs w:val="21"/>
          <w:shd w:fill="22262b" w:val="clear"/>
        </w:rPr>
      </w:pPr>
      <w:r w:rsidDel="00000000" w:rsidR="00000000" w:rsidRPr="00000000">
        <w:rPr>
          <w:color w:val="ffffff"/>
          <w:sz w:val="21"/>
          <w:szCs w:val="21"/>
          <w:shd w:fill="22262b" w:val="clear"/>
          <w:rtl w:val="0"/>
        </w:rPr>
        <w:t xml:space="preserve">Amennyiben az ingatlanbefektetés esetén jelentkező többlethozam és az alternatív befektetés közötti különbség az elvárásaidnak megfelel, érdemes belevágni az ingatlanbefektetésbe. </w:t>
      </w:r>
      <w:r w:rsidDel="00000000" w:rsidR="00000000" w:rsidRPr="00000000">
        <w:rPr>
          <w:b w:val="1"/>
          <w:bCs w:val="1"/>
          <w:color w:val="ffffff"/>
          <w:sz w:val="21"/>
          <w:szCs w:val="21"/>
          <w:shd w:fill="22262b" w:val="clear"/>
          <w:rtl w:val="0"/>
        </w:rPr>
        <w:t xml:space="preserve">Ha az extra hozam nem éri el az elvárt szintet, úgy érdemes más befektetés után nézned.</w:t>
      </w:r>
    </w:p>
    <w:p w:rsidR="00000000" w:rsidDel="00000000" w:rsidP="00000000" w:rsidRDefault="00000000" w:rsidRPr="00000000" w14:paraId="00000145">
      <w:pPr>
        <w:spacing w:line="360" w:lineRule="auto"/>
        <w:rPr>
          <w:color w:val="ffffff"/>
          <w:sz w:val="24"/>
          <w:szCs w:val="24"/>
          <w:shd w:fill="22262b" w:val="clear"/>
        </w:rPr>
      </w:pPr>
      <w:r w:rsidDel="00000000" w:rsidR="00000000" w:rsidRPr="00000000">
        <w:rPr>
          <w:color w:val="ffffff"/>
          <w:sz w:val="24"/>
          <w:szCs w:val="24"/>
          <w:shd w:fill="22262b" w:val="clear"/>
          <w:rtl w:val="0"/>
        </w:rPr>
        <w:t xml:space="preserve">Az ingatlanbefektetés kockázatai</w:t>
      </w:r>
    </w:p>
    <w:p w:rsidR="00000000" w:rsidDel="00000000" w:rsidP="00000000" w:rsidRDefault="00000000" w:rsidRPr="00000000" w14:paraId="00000146">
      <w:pPr>
        <w:rPr>
          <w:color w:val="ffffff"/>
          <w:sz w:val="21"/>
          <w:szCs w:val="21"/>
          <w:shd w:fill="22262b" w:val="clear"/>
        </w:rPr>
      </w:pPr>
      <w:r w:rsidDel="00000000" w:rsidR="00000000" w:rsidRPr="00000000">
        <w:rPr>
          <w:color w:val="ffffff"/>
          <w:sz w:val="21"/>
          <w:szCs w:val="21"/>
          <w:shd w:fill="22262b" w:val="clear"/>
          <w:rtl w:val="0"/>
        </w:rPr>
        <w:t xml:space="preserve">1 </w:t>
      </w:r>
      <w:r w:rsidDel="00000000" w:rsidR="00000000" w:rsidRPr="00000000">
        <w:rPr>
          <w:b w:val="1"/>
          <w:bCs w:val="1"/>
          <w:color w:val="ffffff"/>
          <w:sz w:val="21"/>
          <w:szCs w:val="21"/>
          <w:shd w:fill="22262b" w:val="clear"/>
          <w:rtl w:val="0"/>
        </w:rPr>
        <w:t xml:space="preserve">Magas tőkeigény:</w:t>
      </w:r>
      <w:r w:rsidDel="00000000" w:rsidR="00000000" w:rsidRPr="00000000">
        <w:rPr>
          <w:color w:val="ffffff"/>
          <w:sz w:val="21"/>
          <w:szCs w:val="21"/>
          <w:shd w:fill="22262b" w:val="clear"/>
          <w:rtl w:val="0"/>
        </w:rPr>
        <w:t xml:space="preserve"> Szemben a legtöbb értékpapírral, ahhoz, hogy ingatlanbefektetésbe vágj, jelentős tőkére van szükséged. Ebből következik, hogy sok befektető számára az ingatlanvásárlás ahhoz vezet, hogy a befektetéseiből túl nagy szeletet hasít ki egy eszköz, vagyis az ingatlan.</w:t>
      </w:r>
    </w:p>
    <w:p w:rsidR="00000000" w:rsidDel="00000000" w:rsidP="00000000" w:rsidRDefault="00000000" w:rsidRPr="00000000" w14:paraId="00000147">
      <w:pPr>
        <w:rPr>
          <w:color w:val="ffffff"/>
          <w:sz w:val="21"/>
          <w:szCs w:val="21"/>
          <w:shd w:fill="22262b" w:val="clear"/>
        </w:rPr>
      </w:pPr>
      <w:r w:rsidDel="00000000" w:rsidR="00000000" w:rsidRPr="00000000">
        <w:rPr>
          <w:color w:val="ffffff"/>
          <w:sz w:val="21"/>
          <w:szCs w:val="21"/>
          <w:shd w:fill="22262b" w:val="clear"/>
          <w:rtl w:val="0"/>
        </w:rPr>
        <w:t xml:space="preserve">2 </w:t>
      </w:r>
      <w:r w:rsidDel="00000000" w:rsidR="00000000" w:rsidRPr="00000000">
        <w:rPr>
          <w:b w:val="1"/>
          <w:bCs w:val="1"/>
          <w:color w:val="ffffff"/>
          <w:sz w:val="21"/>
          <w:szCs w:val="21"/>
          <w:shd w:fill="22262b" w:val="clear"/>
          <w:rtl w:val="0"/>
        </w:rPr>
        <w:t xml:space="preserve">Kisebb fokú diverzifikáció</w:t>
      </w:r>
      <w:r w:rsidDel="00000000" w:rsidR="00000000" w:rsidRPr="00000000">
        <w:rPr>
          <w:color w:val="ffffff"/>
          <w:sz w:val="21"/>
          <w:szCs w:val="21"/>
          <w:shd w:fill="22262b" w:val="clear"/>
          <w:rtl w:val="0"/>
        </w:rPr>
        <w:t xml:space="preserve">: Míg egy egész piacot követő részvényalap vagy ETF (exchange traded fund, tőzsdén kereskedett befektetési alap) akár több ezer cég között oszthatja szét a kockázatot, addig az ingatlanbefektetések esetén egy eszközben, és egy piacon koncentrálódik a kockázat.</w:t>
      </w:r>
    </w:p>
    <w:p w:rsidR="00000000" w:rsidDel="00000000" w:rsidP="00000000" w:rsidRDefault="00000000" w:rsidRPr="00000000" w14:paraId="00000148">
      <w:pPr>
        <w:rPr>
          <w:color w:val="ffffff"/>
          <w:sz w:val="21"/>
          <w:szCs w:val="21"/>
          <w:shd w:fill="22262b" w:val="clear"/>
        </w:rPr>
      </w:pPr>
      <w:r w:rsidDel="00000000" w:rsidR="00000000" w:rsidRPr="00000000">
        <w:rPr>
          <w:color w:val="ffffff"/>
          <w:sz w:val="21"/>
          <w:szCs w:val="21"/>
          <w:shd w:fill="22262b" w:val="clear"/>
          <w:rtl w:val="0"/>
        </w:rPr>
        <w:t xml:space="preserve">3 </w:t>
      </w:r>
      <w:r w:rsidDel="00000000" w:rsidR="00000000" w:rsidRPr="00000000">
        <w:rPr>
          <w:b w:val="1"/>
          <w:bCs w:val="1"/>
          <w:color w:val="ffffff"/>
          <w:sz w:val="21"/>
          <w:szCs w:val="21"/>
          <w:shd w:fill="22262b" w:val="clear"/>
          <w:rtl w:val="0"/>
        </w:rPr>
        <w:t xml:space="preserve">Nem felosztható:</w:t>
      </w:r>
      <w:r w:rsidDel="00000000" w:rsidR="00000000" w:rsidRPr="00000000">
        <w:rPr>
          <w:color w:val="ffffff"/>
          <w:sz w:val="21"/>
          <w:szCs w:val="21"/>
          <w:shd w:fill="22262b" w:val="clear"/>
          <w:rtl w:val="0"/>
        </w:rPr>
        <w:t xml:space="preserve"> Ingatlanbefektetésed nem felosztható, így ha szeretnéd a lekötött tőke egy részét felhasználni, ahhoz az ingatlan egészét el kell adnod. Nincs mód csupán a konyha eladására, ha szeretnél pénzhez jutni.</w:t>
      </w:r>
    </w:p>
    <w:p w:rsidR="00000000" w:rsidDel="00000000" w:rsidP="00000000" w:rsidRDefault="00000000" w:rsidRPr="00000000" w14:paraId="00000149">
      <w:pPr>
        <w:rPr>
          <w:color w:val="ffffff"/>
          <w:sz w:val="21"/>
          <w:szCs w:val="21"/>
          <w:shd w:fill="22262b" w:val="clear"/>
        </w:rPr>
      </w:pPr>
      <w:r w:rsidDel="00000000" w:rsidR="00000000" w:rsidRPr="00000000">
        <w:rPr>
          <w:color w:val="ffffff"/>
          <w:sz w:val="21"/>
          <w:szCs w:val="21"/>
          <w:shd w:fill="22262b" w:val="clear"/>
          <w:rtl w:val="0"/>
        </w:rPr>
        <w:t xml:space="preserve">4 </w:t>
      </w:r>
      <w:r w:rsidDel="00000000" w:rsidR="00000000" w:rsidRPr="00000000">
        <w:rPr>
          <w:b w:val="1"/>
          <w:bCs w:val="1"/>
          <w:color w:val="ffffff"/>
          <w:sz w:val="21"/>
          <w:szCs w:val="21"/>
          <w:shd w:fill="22262b" w:val="clear"/>
          <w:rtl w:val="0"/>
        </w:rPr>
        <w:t xml:space="preserve">Illikvid eszköz:</w:t>
      </w:r>
      <w:r w:rsidDel="00000000" w:rsidR="00000000" w:rsidRPr="00000000">
        <w:rPr>
          <w:color w:val="ffffff"/>
          <w:sz w:val="21"/>
          <w:szCs w:val="21"/>
          <w:shd w:fill="22262b" w:val="clear"/>
          <w:rtl w:val="0"/>
        </w:rPr>
        <w:t xml:space="preserve"> Ahhoz, hogy részvényeid vagy kötvényeid pénzzé tehesd, elég webes bróker felületen párat kattintani. Egy lakás eladása jelentősen több időt igényel, értékesítése több feladattal jár.</w:t>
      </w:r>
    </w:p>
    <w:p w:rsidR="00000000" w:rsidDel="00000000" w:rsidP="00000000" w:rsidRDefault="00000000" w:rsidRPr="00000000" w14:paraId="0000014A">
      <w:pPr>
        <w:spacing w:line="360" w:lineRule="auto"/>
        <w:rPr>
          <w:color w:val="ffffff"/>
          <w:sz w:val="24"/>
          <w:szCs w:val="24"/>
          <w:shd w:fill="22262b" w:val="clear"/>
        </w:rPr>
      </w:pPr>
      <w:r w:rsidDel="00000000" w:rsidR="00000000" w:rsidRPr="00000000">
        <w:rPr>
          <w:color w:val="ffffff"/>
          <w:sz w:val="24"/>
          <w:szCs w:val="24"/>
          <w:shd w:fill="22262b" w:val="clear"/>
          <w:rtl w:val="0"/>
        </w:rPr>
        <w:t xml:space="preserve">Az ingatlanbefektetés előnyei</w:t>
      </w:r>
    </w:p>
    <w:p w:rsidR="00000000" w:rsidDel="00000000" w:rsidP="00000000" w:rsidRDefault="00000000" w:rsidRPr="00000000" w14:paraId="0000014B">
      <w:pPr>
        <w:rPr>
          <w:color w:val="ffffff"/>
          <w:sz w:val="21"/>
          <w:szCs w:val="21"/>
          <w:shd w:fill="22262b" w:val="clear"/>
        </w:rPr>
      </w:pPr>
      <w:r w:rsidDel="00000000" w:rsidR="00000000" w:rsidRPr="00000000">
        <w:rPr>
          <w:color w:val="ffffff"/>
          <w:sz w:val="21"/>
          <w:szCs w:val="21"/>
          <w:shd w:fill="22262b" w:val="clear"/>
          <w:rtl w:val="0"/>
        </w:rPr>
        <w:t xml:space="preserve">1 </w:t>
      </w:r>
      <w:r w:rsidDel="00000000" w:rsidR="00000000" w:rsidRPr="00000000">
        <w:rPr>
          <w:b w:val="1"/>
          <w:bCs w:val="1"/>
          <w:color w:val="ffffff"/>
          <w:sz w:val="21"/>
          <w:szCs w:val="21"/>
          <w:shd w:fill="22262b" w:val="clear"/>
          <w:rtl w:val="0"/>
        </w:rPr>
        <w:t xml:space="preserve">Ingatlan bérbeadás, mint passzív jövedelem:</w:t>
      </w:r>
      <w:r w:rsidDel="00000000" w:rsidR="00000000" w:rsidRPr="00000000">
        <w:rPr>
          <w:color w:val="ffffff"/>
          <w:sz w:val="21"/>
          <w:szCs w:val="21"/>
          <w:shd w:fill="22262b" w:val="clear"/>
          <w:rtl w:val="0"/>
        </w:rPr>
        <w:t xml:space="preserve"> Amennyiben hajlandó vagy csökkenteni hozamod, és megfizetsz egy </w:t>
      </w:r>
      <w:hyperlink r:id="rId23">
        <w:r w:rsidDel="00000000" w:rsidR="00000000" w:rsidRPr="00000000">
          <w:rPr>
            <w:color w:val="abc8fa"/>
            <w:sz w:val="21"/>
            <w:szCs w:val="21"/>
            <w:u w:val="single"/>
            <w:shd w:fill="22262b" w:val="clear"/>
            <w:rtl w:val="0"/>
          </w:rPr>
          <w:t xml:space="preserve">ingatlankezelő</w:t>
        </w:r>
      </w:hyperlink>
      <w:r w:rsidDel="00000000" w:rsidR="00000000" w:rsidRPr="00000000">
        <w:rPr>
          <w:color w:val="ffffff"/>
          <w:sz w:val="21"/>
          <w:szCs w:val="21"/>
          <w:shd w:fill="22262b" w:val="clear"/>
          <w:rtl w:val="0"/>
        </w:rPr>
        <w:t xml:space="preserve"> céget, ők leveszik a válladról a kiadással járó terheket. A bérlő keresése, az ingatlanhoz kapcsolódó meghibásodások kezelése, és a bérlőkkel történő kapcsolattartás sok fáradsággal jár, ők azonban minden lakáskiadással járó problémát kezelnek és orvosolnak.</w:t>
      </w:r>
    </w:p>
    <w:p w:rsidR="00000000" w:rsidDel="00000000" w:rsidP="00000000" w:rsidRDefault="00000000" w:rsidRPr="00000000" w14:paraId="0000014C">
      <w:pPr>
        <w:rPr>
          <w:color w:val="ffffff"/>
          <w:sz w:val="21"/>
          <w:szCs w:val="21"/>
          <w:shd w:fill="22262b" w:val="clear"/>
        </w:rPr>
      </w:pPr>
      <w:r w:rsidDel="00000000" w:rsidR="00000000" w:rsidRPr="00000000">
        <w:rPr>
          <w:color w:val="ffffff"/>
          <w:sz w:val="21"/>
          <w:szCs w:val="21"/>
          <w:shd w:fill="22262b" w:val="clear"/>
          <w:rtl w:val="0"/>
        </w:rPr>
        <w:t xml:space="preserve">2 </w:t>
      </w:r>
      <w:r w:rsidDel="00000000" w:rsidR="00000000" w:rsidRPr="00000000">
        <w:rPr>
          <w:b w:val="1"/>
          <w:bCs w:val="1"/>
          <w:color w:val="ffffff"/>
          <w:sz w:val="21"/>
          <w:szCs w:val="21"/>
          <w:shd w:fill="22262b" w:val="clear"/>
          <w:rtl w:val="0"/>
        </w:rPr>
        <w:t xml:space="preserve">Havonta érkező pénzbevétel:</w:t>
      </w:r>
      <w:r w:rsidDel="00000000" w:rsidR="00000000" w:rsidRPr="00000000">
        <w:rPr>
          <w:color w:val="ffffff"/>
          <w:sz w:val="21"/>
          <w:szCs w:val="21"/>
          <w:shd w:fill="22262b" w:val="clear"/>
          <w:rtl w:val="0"/>
        </w:rPr>
        <w:t xml:space="preserve"> A fizetéshez hasonlóan, a kiadásból havonta érkezik pénzbevételed. Megfelelő bérlők kiválasztása esetén így akár havi pár óra aktív munkával biztosíthatod passzív jövedelmed.</w:t>
      </w:r>
    </w:p>
    <w:p w:rsidR="00000000" w:rsidDel="00000000" w:rsidP="00000000" w:rsidRDefault="00000000" w:rsidRPr="00000000" w14:paraId="0000014D">
      <w:pPr>
        <w:rPr>
          <w:color w:val="ffffff"/>
          <w:sz w:val="21"/>
          <w:szCs w:val="21"/>
          <w:shd w:fill="22262b" w:val="clear"/>
        </w:rPr>
      </w:pPr>
      <w:r w:rsidDel="00000000" w:rsidR="00000000" w:rsidRPr="00000000">
        <w:rPr>
          <w:color w:val="ffffff"/>
          <w:sz w:val="21"/>
          <w:szCs w:val="21"/>
          <w:shd w:fill="22262b" w:val="clear"/>
          <w:rtl w:val="0"/>
        </w:rPr>
        <w:t xml:space="preserve">3 </w:t>
      </w:r>
      <w:r w:rsidDel="00000000" w:rsidR="00000000" w:rsidRPr="00000000">
        <w:rPr>
          <w:b w:val="1"/>
          <w:bCs w:val="1"/>
          <w:color w:val="ffffff"/>
          <w:sz w:val="21"/>
          <w:szCs w:val="21"/>
          <w:shd w:fill="22262b" w:val="clear"/>
          <w:rtl w:val="0"/>
        </w:rPr>
        <w:t xml:space="preserve">Jelentős értéknövekedés:</w:t>
      </w:r>
      <w:r w:rsidDel="00000000" w:rsidR="00000000" w:rsidRPr="00000000">
        <w:rPr>
          <w:color w:val="ffffff"/>
          <w:sz w:val="21"/>
          <w:szCs w:val="21"/>
          <w:shd w:fill="22262b" w:val="clear"/>
          <w:rtl w:val="0"/>
        </w:rPr>
        <w:t xml:space="preserve"> Amennyiben sikerült a piaci átlagnál alacsonyabb összegért ingatlant vásárolnod, az értéknövekedésen realizált profit a megtérülést növelheti. Ehhez azonban türelemre és szakértelemre van szükség.</w:t>
      </w:r>
    </w:p>
    <w:p w:rsidR="00000000" w:rsidDel="00000000" w:rsidP="00000000" w:rsidRDefault="00000000" w:rsidRPr="00000000" w14:paraId="0000014E">
      <w:pPr>
        <w:rPr>
          <w:color w:val="ffffff"/>
          <w:sz w:val="21"/>
          <w:szCs w:val="21"/>
          <w:shd w:fill="22262b" w:val="clear"/>
        </w:rPr>
      </w:pPr>
      <w:r w:rsidDel="00000000" w:rsidR="00000000" w:rsidRPr="00000000">
        <w:rPr>
          <w:color w:val="ffffff"/>
          <w:sz w:val="21"/>
          <w:szCs w:val="21"/>
          <w:shd w:fill="22262b" w:val="clear"/>
          <w:rtl w:val="0"/>
        </w:rPr>
        <w:t xml:space="preserve">Nincs kedved napi 10 alkalommal végigfutni a keresletet, hogy elsőként lecsaphass egy kihagyhatatlan ajánlatra? Akkor használd </w:t>
      </w:r>
      <w:hyperlink r:id="rId24">
        <w:r w:rsidDel="00000000" w:rsidR="00000000" w:rsidRPr="00000000">
          <w:rPr>
            <w:color w:val="abc8fa"/>
            <w:sz w:val="21"/>
            <w:szCs w:val="21"/>
            <w:u w:val="single"/>
            <w:shd w:fill="22262b" w:val="clear"/>
            <w:rtl w:val="0"/>
          </w:rPr>
          <w:t xml:space="preserve">hirdetésfigyelőnket</w:t>
        </w:r>
      </w:hyperlink>
      <w:r w:rsidDel="00000000" w:rsidR="00000000" w:rsidRPr="00000000">
        <w:rPr>
          <w:color w:val="ffffff"/>
          <w:sz w:val="21"/>
          <w:szCs w:val="21"/>
          <w:shd w:fill="22262b" w:val="clear"/>
          <w:rtl w:val="0"/>
        </w:rPr>
        <w:t xml:space="preserve">, amely automatikus figyelmeztetést küld, amikor a keresési feltételeknek megfelelő ingatlan kerül adatbázisunkba.</w:t>
      </w:r>
    </w:p>
    <w:p w:rsidR="00000000" w:rsidDel="00000000" w:rsidP="00000000" w:rsidRDefault="00000000" w:rsidRPr="00000000" w14:paraId="0000014F">
      <w:pPr>
        <w:rPr>
          <w:color w:val="ffffff"/>
          <w:sz w:val="21"/>
          <w:szCs w:val="21"/>
          <w:shd w:fill="22262b" w:val="clear"/>
        </w:rPr>
      </w:pPr>
      <w:r w:rsidDel="00000000" w:rsidR="00000000" w:rsidRPr="00000000">
        <w:rPr>
          <w:color w:val="ffffff"/>
          <w:sz w:val="21"/>
          <w:szCs w:val="21"/>
          <w:shd w:fill="22262b" w:val="clear"/>
          <w:rtl w:val="0"/>
        </w:rPr>
        <w:t xml:space="preserve">1 </w:t>
      </w:r>
      <w:hyperlink r:id="rId25">
        <w:r w:rsidDel="00000000" w:rsidR="00000000" w:rsidRPr="00000000">
          <w:rPr>
            <w:color w:val="abc8fa"/>
            <w:sz w:val="21"/>
            <w:szCs w:val="21"/>
            <w:u w:val="single"/>
            <w:shd w:fill="22262b" w:val="clear"/>
            <w:rtl w:val="0"/>
          </w:rPr>
          <w:t xml:space="preserve">Eladó ingatlant keresek</w:t>
        </w:r>
      </w:hyperlink>
      <w:r w:rsidDel="00000000" w:rsidR="00000000" w:rsidRPr="00000000">
        <w:rPr>
          <w:color w:val="ffffff"/>
          <w:sz w:val="21"/>
          <w:szCs w:val="21"/>
          <w:shd w:fill="22262b" w:val="clear"/>
          <w:rtl w:val="0"/>
        </w:rPr>
        <w:t xml:space="preserve"> Megosztás:</w:t>
      </w:r>
    </w:p>
    <w:p w:rsidR="00000000" w:rsidDel="00000000" w:rsidP="00000000" w:rsidRDefault="00000000" w:rsidRPr="00000000" w14:paraId="00000150">
      <w:pPr>
        <w:rPr>
          <w:color w:val="abc8fa"/>
          <w:sz w:val="21"/>
          <w:szCs w:val="21"/>
          <w:u w:val="single"/>
          <w:shd w:fill="22262b" w:val="clear"/>
        </w:rPr>
      </w:pPr>
      <w:r w:rsidDel="00000000" w:rsidR="00000000" w:rsidRPr="00000000">
        <w:rPr>
          <w:color w:val="ffffff"/>
          <w:sz w:val="21"/>
          <w:szCs w:val="21"/>
          <w:shd w:fill="22262b" w:val="clear"/>
          <w:rtl w:val="0"/>
        </w:rPr>
        <w:t xml:space="preserve">2 </w:t>
      </w:r>
      <w:hyperlink r:id="rId26">
        <w:r w:rsidDel="00000000" w:rsidR="00000000" w:rsidRPr="00000000">
          <w:rPr>
            <w:color w:val="abc8fa"/>
            <w:sz w:val="21"/>
            <w:szCs w:val="21"/>
            <w:u w:val="single"/>
            <w:shd w:fill="22262b" w:val="clear"/>
            <w:rtl w:val="0"/>
          </w:rPr>
          <w:t xml:space="preserve">Megosztás</w:t>
        </w:r>
      </w:hyperlink>
      <w:r w:rsidDel="00000000" w:rsidR="00000000" w:rsidRPr="00000000">
        <w:rPr>
          <w:rtl w:val="0"/>
        </w:rPr>
      </w:r>
    </w:p>
    <w:p w:rsidR="00000000" w:rsidDel="00000000" w:rsidP="00000000" w:rsidRDefault="00000000" w:rsidRPr="00000000" w14:paraId="00000151">
      <w:pPr>
        <w:spacing w:line="360" w:lineRule="auto"/>
        <w:rPr>
          <w:color w:val="abc8fa"/>
          <w:sz w:val="24"/>
          <w:szCs w:val="24"/>
          <w:u w:val="single"/>
          <w:shd w:fill="22262b" w:val="clear"/>
        </w:rPr>
      </w:pPr>
      <w:r w:rsidDel="00000000" w:rsidR="00000000" w:rsidRPr="00000000">
        <w:rPr>
          <w:color w:val="ffffff"/>
          <w:sz w:val="24"/>
          <w:szCs w:val="24"/>
          <w:shd w:fill="22262b" w:val="clear"/>
          <w:rtl w:val="0"/>
        </w:rPr>
        <w:t xml:space="preserve">Kapcsolódó cikkek </w:t>
      </w:r>
      <w:hyperlink r:id="rId27">
        <w:r w:rsidDel="00000000" w:rsidR="00000000" w:rsidRPr="00000000">
          <w:rPr>
            <w:color w:val="abc8fa"/>
            <w:sz w:val="24"/>
            <w:szCs w:val="24"/>
            <w:u w:val="single"/>
            <w:shd w:fill="22262b" w:val="clear"/>
            <w:rtl w:val="0"/>
          </w:rPr>
          <w:t xml:space="preserve">Téli teendők a ház körül az állagromlás és értékcsökkenés megelőzése érdekében</w:t>
        </w:r>
      </w:hyperlink>
      <w:r w:rsidDel="00000000" w:rsidR="00000000" w:rsidRPr="00000000">
        <w:rPr>
          <w:rtl w:val="0"/>
        </w:rPr>
      </w:r>
    </w:p>
    <w:p w:rsidR="00000000" w:rsidDel="00000000" w:rsidP="00000000" w:rsidRDefault="00000000" w:rsidRPr="00000000" w14:paraId="00000152">
      <w:pPr>
        <w:rPr>
          <w:color w:val="ffffff"/>
          <w:sz w:val="21"/>
          <w:szCs w:val="21"/>
          <w:shd w:fill="22262b" w:val="clear"/>
        </w:rPr>
      </w:pPr>
      <w:r w:rsidDel="00000000" w:rsidR="00000000" w:rsidRPr="00000000">
        <w:rPr>
          <w:color w:val="ffffff"/>
          <w:sz w:val="21"/>
          <w:szCs w:val="21"/>
          <w:shd w:fill="22262b" w:val="clear"/>
          <w:rtl w:val="0"/>
        </w:rPr>
        <w:t xml:space="preserve">1 2025.11.21</w:t>
      </w:r>
    </w:p>
    <w:p w:rsidR="00000000" w:rsidDel="00000000" w:rsidP="00000000" w:rsidRDefault="00000000" w:rsidRPr="00000000" w14:paraId="00000153">
      <w:pPr>
        <w:rPr>
          <w:color w:val="ffffff"/>
          <w:sz w:val="21"/>
          <w:szCs w:val="21"/>
          <w:shd w:fill="22262b" w:val="clear"/>
        </w:rPr>
      </w:pPr>
      <w:r w:rsidDel="00000000" w:rsidR="00000000" w:rsidRPr="00000000">
        <w:rPr>
          <w:color w:val="ffffff"/>
          <w:sz w:val="21"/>
          <w:szCs w:val="21"/>
          <w:shd w:fill="22262b" w:val="clear"/>
          <w:rtl w:val="0"/>
        </w:rPr>
        <w:t xml:space="preserve">2 8 p</w:t>
      </w:r>
    </w:p>
    <w:p w:rsidR="00000000" w:rsidDel="00000000" w:rsidP="00000000" w:rsidRDefault="00000000" w:rsidRPr="00000000" w14:paraId="00000154">
      <w:pPr>
        <w:spacing w:line="360" w:lineRule="auto"/>
        <w:rPr>
          <w:color w:val="abc8fa"/>
          <w:sz w:val="24"/>
          <w:szCs w:val="24"/>
          <w:u w:val="single"/>
          <w:shd w:fill="22262b" w:val="clear"/>
        </w:rPr>
      </w:pPr>
      <w:hyperlink r:id="rId28">
        <w:r w:rsidDel="00000000" w:rsidR="00000000" w:rsidRPr="00000000">
          <w:rPr>
            <w:color w:val="abc8fa"/>
            <w:sz w:val="24"/>
            <w:szCs w:val="24"/>
            <w:u w:val="single"/>
            <w:shd w:fill="22262b" w:val="clear"/>
            <w:rtl w:val="0"/>
          </w:rPr>
          <w:t xml:space="preserve">Lakásvásárlás jogi buktatók nélkül: A közjegyző szerepe a biztonságos ügyletekben</w:t>
        </w:r>
      </w:hyperlink>
      <w:r w:rsidDel="00000000" w:rsidR="00000000" w:rsidRPr="00000000">
        <w:rPr>
          <w:rtl w:val="0"/>
        </w:rPr>
      </w:r>
    </w:p>
    <w:p w:rsidR="00000000" w:rsidDel="00000000" w:rsidP="00000000" w:rsidRDefault="00000000" w:rsidRPr="00000000" w14:paraId="00000155">
      <w:pPr>
        <w:rPr>
          <w:color w:val="ffffff"/>
          <w:sz w:val="21"/>
          <w:szCs w:val="21"/>
          <w:shd w:fill="22262b" w:val="clear"/>
        </w:rPr>
      </w:pPr>
      <w:r w:rsidDel="00000000" w:rsidR="00000000" w:rsidRPr="00000000">
        <w:rPr>
          <w:color w:val="ffffff"/>
          <w:sz w:val="21"/>
          <w:szCs w:val="21"/>
          <w:shd w:fill="22262b" w:val="clear"/>
          <w:rtl w:val="0"/>
        </w:rPr>
        <w:t xml:space="preserve">1 2025.11.18</w:t>
      </w:r>
    </w:p>
    <w:p w:rsidR="00000000" w:rsidDel="00000000" w:rsidP="00000000" w:rsidRDefault="00000000" w:rsidRPr="00000000" w14:paraId="00000156">
      <w:pPr>
        <w:rPr>
          <w:color w:val="ffffff"/>
          <w:sz w:val="21"/>
          <w:szCs w:val="21"/>
          <w:shd w:fill="22262b" w:val="clear"/>
        </w:rPr>
      </w:pPr>
      <w:r w:rsidDel="00000000" w:rsidR="00000000" w:rsidRPr="00000000">
        <w:rPr>
          <w:color w:val="ffffff"/>
          <w:sz w:val="21"/>
          <w:szCs w:val="21"/>
          <w:shd w:fill="22262b" w:val="clear"/>
          <w:rtl w:val="0"/>
        </w:rPr>
        <w:t xml:space="preserve">2 4 p</w:t>
      </w:r>
    </w:p>
    <w:p w:rsidR="00000000" w:rsidDel="00000000" w:rsidP="00000000" w:rsidRDefault="00000000" w:rsidRPr="00000000" w14:paraId="00000157">
      <w:pPr>
        <w:spacing w:line="360" w:lineRule="auto"/>
        <w:rPr>
          <w:color w:val="abc8fa"/>
          <w:sz w:val="24"/>
          <w:szCs w:val="24"/>
          <w:u w:val="single"/>
          <w:shd w:fill="22262b" w:val="clear"/>
        </w:rPr>
      </w:pPr>
      <w:hyperlink r:id="rId29">
        <w:r w:rsidDel="00000000" w:rsidR="00000000" w:rsidRPr="00000000">
          <w:rPr>
            <w:color w:val="abc8fa"/>
            <w:sz w:val="24"/>
            <w:szCs w:val="24"/>
            <w:u w:val="single"/>
            <w:shd w:fill="22262b" w:val="clear"/>
            <w:rtl w:val="0"/>
          </w:rPr>
          <w:t xml:space="preserve">Hol tölthetem az elektromos rollert?</w:t>
        </w:r>
      </w:hyperlink>
      <w:r w:rsidDel="00000000" w:rsidR="00000000" w:rsidRPr="00000000">
        <w:rPr>
          <w:rtl w:val="0"/>
        </w:rPr>
      </w:r>
    </w:p>
    <w:p w:rsidR="00000000" w:rsidDel="00000000" w:rsidP="00000000" w:rsidRDefault="00000000" w:rsidRPr="00000000" w14:paraId="00000158">
      <w:pPr>
        <w:rPr>
          <w:color w:val="ffffff"/>
          <w:sz w:val="21"/>
          <w:szCs w:val="21"/>
          <w:shd w:fill="22262b" w:val="clear"/>
        </w:rPr>
      </w:pPr>
      <w:r w:rsidDel="00000000" w:rsidR="00000000" w:rsidRPr="00000000">
        <w:rPr>
          <w:color w:val="ffffff"/>
          <w:sz w:val="21"/>
          <w:szCs w:val="21"/>
          <w:shd w:fill="22262b" w:val="clear"/>
          <w:rtl w:val="0"/>
        </w:rPr>
        <w:t xml:space="preserve">1 2025.11.14</w:t>
      </w:r>
    </w:p>
    <w:p w:rsidR="00000000" w:rsidDel="00000000" w:rsidP="00000000" w:rsidRDefault="00000000" w:rsidRPr="00000000" w14:paraId="00000159">
      <w:pPr>
        <w:rPr>
          <w:color w:val="ffffff"/>
          <w:sz w:val="21"/>
          <w:szCs w:val="21"/>
          <w:shd w:fill="22262b" w:val="clear"/>
        </w:rPr>
      </w:pPr>
      <w:r w:rsidDel="00000000" w:rsidR="00000000" w:rsidRPr="00000000">
        <w:rPr>
          <w:color w:val="ffffff"/>
          <w:sz w:val="21"/>
          <w:szCs w:val="21"/>
          <w:shd w:fill="22262b" w:val="clear"/>
          <w:rtl w:val="0"/>
        </w:rPr>
        <w:t xml:space="preserve">2 8 p</w:t>
      </w:r>
    </w:p>
    <w:p w:rsidR="00000000" w:rsidDel="00000000" w:rsidP="00000000" w:rsidRDefault="00000000" w:rsidRPr="00000000" w14:paraId="0000015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yipbaa4khth"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lap</w:t>
      </w:r>
      <w:r w:rsidDel="00000000" w:rsidR="00000000" w:rsidRPr="00000000">
        <w:rPr>
          <w:rtl w:val="0"/>
        </w:rPr>
      </w:r>
    </w:p>
    <w:p w:rsidR="00000000" w:rsidDel="00000000" w:rsidP="00000000" w:rsidRDefault="00000000" w:rsidRPr="00000000" w14:paraId="0000015C">
      <w:pPr>
        <w:pStyle w:val="Heading3"/>
        <w:keepNext w:val="0"/>
        <w:keepLines w:val="0"/>
        <w:pBdr>
          <w:top w:space="0" w:sz="0" w:val="nil"/>
          <w:left w:space="0" w:sz="0" w:val="nil"/>
          <w:bottom w:space="0" w:sz="0" w:val="nil"/>
          <w:right w:space="0" w:sz="0" w:val="nil"/>
          <w:between w:space="0" w:sz="0" w:val="nil"/>
        </w:pBdr>
        <w:spacing w:after="0" w:before="0" w:line="633.6" w:lineRule="auto"/>
        <w:rPr>
          <w:color w:val="e8e8e8"/>
          <w:sz w:val="25"/>
          <w:szCs w:val="25"/>
          <w:shd w:fill="22262b" w:val="clear"/>
        </w:rPr>
      </w:pPr>
      <w:bookmarkStart w:colFirst="0" w:colLast="0" w:name="_xuhj5cfrv0mj" w:id="4"/>
      <w:bookmarkEnd w:id="4"/>
      <w:r w:rsidDel="00000000" w:rsidR="00000000" w:rsidRPr="00000000">
        <w:rPr>
          <w:color w:val="e8e8e8"/>
          <w:sz w:val="25"/>
          <w:szCs w:val="25"/>
          <w:shd w:fill="22262b" w:val="clear"/>
          <w:rtl w:val="0"/>
        </w:rPr>
        <w:t xml:space="preserve">ngatlanbefektetés és AI Marketing 2025-ben: GYIK</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1. Hogyan alakítja át az AI (Mesterséges Intelligencia) az autókereskedelmi marketinget?</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Az AI forradalmasítja az autókereskedelmi marketinget azáltal, hogy lehetővé teszi a vevők személyre szabott megkeresését a vásárlási szokások, online viselkedés és demográfiai adatok alapján. Ezáltal a marketingkampányok hatékonyabbak, pontosabban célzottak és nagyobb megtérülést eredményeznek. Az AI segítségével az adatgyűjtés, elemzés és automatizálás optimalizálásával az autókereskedők hatékonyabban kezelhetik készleteiket, javíthatják az ügyfélkapcsolatokat és növelhetik az értékesítést.</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2. Milyen előnyökkel jár az AI alkalmazása egy autókereskedésben?</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Az AI számos előnnyel jár az autókereskedések számára. Javítja a hirdetések célzását, ami magasabb elköteleződést és több leadet eredményez. Lehetővé teszi az értékesítési folyamatok automatizálását, csökkentve a manuális feladatokat és időt. Az AI valós idejű piaci elemzéseket biztosít, amelyek segítenek az árazás optimalizálásában és a készlet megfelelő kezelésében. A személyre szabott ügyfélkommunikáció révén javul az ügyfélélmény és növekszik az ügyfélhűség. Ezen túlmenően, az AI segít a bűnözés elleni védelemben, valamint a technológiai fejlődésnek köszönhetően az adókedvezmények növekedésében is.</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3. Milyen AI eszközök állnak rendelkezésre az autókereskedők számára?</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Számos AI eszköz áll rendelkezésre az autókereskedők számára. Ilyen például az Averi AI, amely egy átfogó marketing platform, mely automatizálja a feladatokat, perszonalizálja az üzeneteket és növeli az adatok biztonságát. A Conversica a lead nurturing területén használható, ahol az AI segít a potenciális vevőkkel való kapcsolattartásban e-mailben és SMS-ben. A VinSolutions egy CRM rendszer, amely automatizálja a lead scoring-ot és a kommunikációt. Az AutoTrader Dealer Solutions a járművek listázásának optimalizálásában segít, míg a Dealer Inspire a weboldal menedzsmentet és a tartalom perszonalizálását teszi lehetővé.</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4. Hogyan mérhetik az autókereskedések az AI marketing stratégiájuk megtérülését (ROI)?</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Az AI marketing ROI-jának méréséhez a kereskedéseknek kulcsfontosságú mutatókat kell nyomon követniük, mint például a lead átváltási arányok, az értékesítési találkozók száma és a kimaradt lehetőségek pótlása. Az AI eszközök részletes analitikát és dashboard-okat kínálnak, amelyek segítenek nyomon követni az értékesítési csatornákat, és megmutatják, hogy az AI hogyan befolyásolja az eredményeket. Ezeket az adatokat össze kell vetni a marketing költségekkel, hogy pontos képet kapjunk a befektetés megtérüléséről.</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5. Melyek a legjövedelmezőbb hibrid és elektromos modellek a magyar használtautó piacon 2025-ben?</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A 2025-ös magyar használtautó piacon a legjövedelmezőbb hibrid és elektromos modellek közé tartoznak:</w:t>
      </w:r>
    </w:p>
    <w:p w:rsidR="00000000" w:rsidDel="00000000" w:rsidP="00000000" w:rsidRDefault="00000000" w:rsidRPr="00000000" w14:paraId="00000167">
      <w:pPr>
        <w:numPr>
          <w:ilvl w:val="0"/>
          <w:numId w:val="5"/>
        </w:numPr>
        <w:ind w:left="720" w:hanging="360"/>
      </w:pPr>
      <w:r w:rsidDel="00000000" w:rsidR="00000000" w:rsidRPr="00000000">
        <w:rPr>
          <w:color w:val="e8e8e8"/>
          <w:sz w:val="21"/>
          <w:szCs w:val="21"/>
          <w:shd w:fill="22262b" w:val="clear"/>
          <w:rtl w:val="0"/>
        </w:rPr>
        <w:t xml:space="preserve">2-5 millió forint: Toyota Prius (3. generáció), Toyota Auris Hybrid és a Nissan Leaf (1. generáció).</w:t>
      </w:r>
    </w:p>
    <w:p w:rsidR="00000000" w:rsidDel="00000000" w:rsidP="00000000" w:rsidRDefault="00000000" w:rsidRPr="00000000" w14:paraId="00000168">
      <w:pPr>
        <w:numPr>
          <w:ilvl w:val="0"/>
          <w:numId w:val="5"/>
        </w:numPr>
        <w:ind w:left="720" w:hanging="360"/>
      </w:pPr>
      <w:r w:rsidDel="00000000" w:rsidR="00000000" w:rsidRPr="00000000">
        <w:rPr>
          <w:color w:val="e8e8e8"/>
          <w:sz w:val="21"/>
          <w:szCs w:val="21"/>
          <w:shd w:fill="22262b" w:val="clear"/>
          <w:rtl w:val="0"/>
        </w:rPr>
        <w:t xml:space="preserve">5-10 millió forint: A Tesla Model 3, a Volkswagen ID.3 és a Hyundai Kona Electric.</w:t>
      </w:r>
    </w:p>
    <w:p w:rsidR="00000000" w:rsidDel="00000000" w:rsidP="00000000" w:rsidRDefault="00000000" w:rsidRPr="00000000" w14:paraId="00000169">
      <w:pPr>
        <w:numPr>
          <w:ilvl w:val="0"/>
          <w:numId w:val="5"/>
        </w:numPr>
        <w:ind w:left="720" w:hanging="360"/>
      </w:pPr>
      <w:r w:rsidDel="00000000" w:rsidR="00000000" w:rsidRPr="00000000">
        <w:rPr>
          <w:color w:val="e8e8e8"/>
          <w:sz w:val="21"/>
          <w:szCs w:val="21"/>
          <w:shd w:fill="22262b" w:val="clear"/>
          <w:rtl w:val="0"/>
        </w:rPr>
        <w:t xml:space="preserve">10 millió forint felett: Tesla Model Y, BMW i-sorozat (i4, i5, i7) és a prémium hibridek, mint a Lexus RX és NX, illetve a Volvo XC90 T8.</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6. Milyen konkrét lépéseket tehet egy autókereskedő a nagyobb CEE régióban, hogy növelje versenyképességét?</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A CEE régióban a versenyképesség növelése érdekében a kereskedőknek:</w:t>
      </w:r>
    </w:p>
    <w:p w:rsidR="00000000" w:rsidDel="00000000" w:rsidP="00000000" w:rsidRDefault="00000000" w:rsidRPr="00000000" w14:paraId="0000016C">
      <w:pPr>
        <w:numPr>
          <w:ilvl w:val="0"/>
          <w:numId w:val="37"/>
        </w:numPr>
        <w:ind w:left="720" w:hanging="360"/>
      </w:pPr>
      <w:r w:rsidDel="00000000" w:rsidR="00000000" w:rsidRPr="00000000">
        <w:rPr>
          <w:color w:val="e8e8e8"/>
          <w:sz w:val="21"/>
          <w:szCs w:val="21"/>
          <w:shd w:fill="22262b" w:val="clear"/>
          <w:rtl w:val="0"/>
        </w:rPr>
        <w:t xml:space="preserve">Figyelniük kell a helyi piaci trendeket és a gazdasági helyzetet.</w:t>
      </w:r>
    </w:p>
    <w:p w:rsidR="00000000" w:rsidDel="00000000" w:rsidP="00000000" w:rsidRDefault="00000000" w:rsidRPr="00000000" w14:paraId="0000016D">
      <w:pPr>
        <w:numPr>
          <w:ilvl w:val="0"/>
          <w:numId w:val="37"/>
        </w:numPr>
        <w:ind w:left="720" w:hanging="360"/>
      </w:pPr>
      <w:r w:rsidDel="00000000" w:rsidR="00000000" w:rsidRPr="00000000">
        <w:rPr>
          <w:color w:val="e8e8e8"/>
          <w:sz w:val="21"/>
          <w:szCs w:val="21"/>
          <w:shd w:fill="22262b" w:val="clear"/>
          <w:rtl w:val="0"/>
        </w:rPr>
        <w:t xml:space="preserve">Előnyben kell részesíteniük a hibrid és elektromos járművek forgalmazását.</w:t>
      </w:r>
    </w:p>
    <w:p w:rsidR="00000000" w:rsidDel="00000000" w:rsidP="00000000" w:rsidRDefault="00000000" w:rsidRPr="00000000" w14:paraId="0000016E">
      <w:pPr>
        <w:numPr>
          <w:ilvl w:val="0"/>
          <w:numId w:val="37"/>
        </w:numPr>
        <w:ind w:left="720" w:hanging="360"/>
      </w:pPr>
      <w:r w:rsidDel="00000000" w:rsidR="00000000" w:rsidRPr="00000000">
        <w:rPr>
          <w:color w:val="e8e8e8"/>
          <w:sz w:val="21"/>
          <w:szCs w:val="21"/>
          <w:shd w:fill="22262b" w:val="clear"/>
          <w:rtl w:val="0"/>
        </w:rPr>
        <w:t xml:space="preserve">Optimalizálniuk kell az AI marketing stratégiákat, hogy célzott kampányokat hozzanak létre.</w:t>
      </w:r>
    </w:p>
    <w:p w:rsidR="00000000" w:rsidDel="00000000" w:rsidP="00000000" w:rsidRDefault="00000000" w:rsidRPr="00000000" w14:paraId="0000016F">
      <w:pPr>
        <w:numPr>
          <w:ilvl w:val="0"/>
          <w:numId w:val="37"/>
        </w:numPr>
        <w:ind w:left="720" w:hanging="360"/>
      </w:pPr>
      <w:r w:rsidDel="00000000" w:rsidR="00000000" w:rsidRPr="00000000">
        <w:rPr>
          <w:color w:val="e8e8e8"/>
          <w:sz w:val="21"/>
          <w:szCs w:val="21"/>
          <w:shd w:fill="22262b" w:val="clear"/>
          <w:rtl w:val="0"/>
        </w:rPr>
        <w:t xml:space="preserve">Gondoskodniuk kell a megfelelő finanszírozási konstrukciókról és partnerségekről.</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7. Milyen gazdasági tényezők befolyásolják a CEE autópiacát 2025-ben?</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Az európai gazdasági helyzet vegyes képet mutatott 2025 első felében. Az új autók értékesítése az Európai Unióban 1,9%-kal csökkent. A CEE régióban viszont többnyire növekedést lehetett tapasztalni. 2025-ben Lengyelország (+3,3%) és Horvátország (+3,2%) teljesítettek a legjobban GDP-növekedés tekintetében. A legnagyobb inflációt Romániában (5,4%) és Magyarországon (4,5%) mérték. A CEE régióban a járműpark átlagéletkora 14,5 év volt.</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8. Milyen lehetőségei vannak egy magánszemélynek, aki ingatlan bérbeadásból szeretne jövedelmet szerezni?</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A magánszemélyként végzett ingatlan bérbeadás adózási formái a következők lehetnek: egyéni vállalkozóként, adószámos magánszemélyként, valamint adószám és bejelentkezési kötelezettség nélkül. Szálláshely-szolgáltatás esetén a tételes átalányadózás választható adózási mód lehet. A jövedelem megállapítása történhet 10 százalékos költséghányad alkalmazásával vagy tételes költségelszámolással. Az SZJA mértéke 15 százalék.</w:t>
      </w:r>
    </w:p>
    <w:p w:rsidR="00000000" w:rsidDel="00000000" w:rsidP="00000000" w:rsidRDefault="00000000" w:rsidRPr="00000000" w14:paraId="00000174">
      <w:pPr>
        <w:spacing w:line="261.8181818181818" w:lineRule="auto"/>
        <w:rPr>
          <w:color w:val="e3e3e3"/>
        </w:rPr>
      </w:pPr>
      <w:r w:rsidDel="00000000" w:rsidR="00000000" w:rsidRPr="00000000">
        <w:rPr>
          <w:color w:val="e3e3e3"/>
          <w:rtl w:val="0"/>
        </w:rPr>
        <w:t xml:space="preserve">A NotebookLM pontatlan lehet; kérjük, ellenőrizze a válaszait.</w:t>
      </w:r>
    </w:p>
    <w:p w:rsidR="00000000" w:rsidDel="00000000" w:rsidP="00000000" w:rsidRDefault="00000000" w:rsidRPr="00000000" w14:paraId="0000017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wig4778zs7d"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lap</w:t>
      </w:r>
      <w:r w:rsidDel="00000000" w:rsidR="00000000" w:rsidRPr="00000000">
        <w:rPr>
          <w:rtl w:val="0"/>
        </w:rPr>
      </w:r>
    </w:p>
    <w:p w:rsidR="00000000" w:rsidDel="00000000" w:rsidP="00000000" w:rsidRDefault="00000000" w:rsidRPr="00000000" w14:paraId="00000177">
      <w:pPr>
        <w:pStyle w:val="Heading2"/>
        <w:keepNext w:val="0"/>
        <w:keepLines w:val="0"/>
        <w:pBdr>
          <w:top w:space="0" w:sz="0" w:val="nil"/>
          <w:left w:space="0" w:sz="0" w:val="nil"/>
          <w:bottom w:space="0" w:sz="0" w:val="nil"/>
          <w:right w:space="0" w:sz="0" w:val="nil"/>
          <w:between w:space="0" w:sz="0" w:val="nil"/>
        </w:pBdr>
        <w:spacing w:after="0" w:before="0" w:line="567.2727272727274" w:lineRule="auto"/>
        <w:rPr>
          <w:color w:val="e8e8e8"/>
          <w:sz w:val="33"/>
          <w:szCs w:val="33"/>
          <w:shd w:fill="22262b" w:val="clear"/>
        </w:rPr>
      </w:pPr>
      <w:bookmarkStart w:colFirst="0" w:colLast="0" w:name="_bmwbhg210lx3" w:id="6"/>
      <w:bookmarkEnd w:id="6"/>
      <w:r w:rsidDel="00000000" w:rsidR="00000000" w:rsidRPr="00000000">
        <w:rPr>
          <w:color w:val="e8e8e8"/>
          <w:sz w:val="33"/>
          <w:szCs w:val="33"/>
          <w:shd w:fill="22262b" w:val="clear"/>
          <w:rtl w:val="0"/>
        </w:rPr>
        <w:t xml:space="preserve">Tanulmányi Útmutató: MI a Gépjármű Marketingben és a CEE Ingatlanpiacon</w:t>
      </w:r>
    </w:p>
    <w:p w:rsidR="00000000" w:rsidDel="00000000" w:rsidP="00000000" w:rsidRDefault="00000000" w:rsidRPr="00000000" w14:paraId="00000178">
      <w:pPr>
        <w:pStyle w:val="Heading3"/>
        <w:keepNext w:val="0"/>
        <w:keepLines w:val="0"/>
        <w:pBdr>
          <w:top w:space="0" w:sz="0" w:val="nil"/>
          <w:left w:space="0" w:sz="0" w:val="nil"/>
          <w:bottom w:space="0" w:sz="0" w:val="nil"/>
          <w:right w:space="0" w:sz="0" w:val="nil"/>
          <w:between w:space="0" w:sz="0" w:val="nil"/>
        </w:pBdr>
        <w:spacing w:after="0" w:before="0" w:line="633.6" w:lineRule="auto"/>
        <w:rPr>
          <w:color w:val="e8e8e8"/>
          <w:sz w:val="25"/>
          <w:szCs w:val="25"/>
          <w:shd w:fill="22262b" w:val="clear"/>
        </w:rPr>
      </w:pPr>
      <w:bookmarkStart w:colFirst="0" w:colLast="0" w:name="_7hwgwq4uv04e" w:id="7"/>
      <w:bookmarkEnd w:id="7"/>
      <w:r w:rsidDel="00000000" w:rsidR="00000000" w:rsidRPr="00000000">
        <w:rPr>
          <w:color w:val="e8e8e8"/>
          <w:sz w:val="25"/>
          <w:szCs w:val="25"/>
          <w:shd w:fill="22262b" w:val="clear"/>
          <w:rtl w:val="0"/>
        </w:rPr>
        <w:t xml:space="preserve">Rövid Teszt (10 pont)</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line="342.85714285714283" w:lineRule="auto"/>
        <w:rPr>
          <w:color w:val="e8e8e8"/>
          <w:sz w:val="21"/>
          <w:szCs w:val="21"/>
          <w:shd w:fill="22262b" w:val="clear"/>
        </w:rPr>
      </w:pPr>
      <w:r w:rsidDel="00000000" w:rsidR="00000000" w:rsidRPr="00000000">
        <w:rPr>
          <w:color w:val="e8e8e8"/>
          <w:sz w:val="21"/>
          <w:szCs w:val="21"/>
          <w:shd w:fill="22262b" w:val="clear"/>
          <w:rtl w:val="0"/>
        </w:rPr>
        <w:t xml:space="preserve">Válaszoljon tömören, 2-3 mondatban a következő kérdésekre:</w:t>
      </w:r>
    </w:p>
    <w:p w:rsidR="00000000" w:rsidDel="00000000" w:rsidP="00000000" w:rsidRDefault="00000000" w:rsidRPr="00000000" w14:paraId="0000017A">
      <w:pPr>
        <w:numPr>
          <w:ilvl w:val="0"/>
          <w:numId w:val="22"/>
        </w:numPr>
        <w:ind w:left="720" w:hanging="360"/>
      </w:pPr>
      <w:r w:rsidDel="00000000" w:rsidR="00000000" w:rsidRPr="00000000">
        <w:rPr>
          <w:color w:val="e8e8e8"/>
          <w:sz w:val="21"/>
          <w:szCs w:val="21"/>
          <w:shd w:fill="22262b" w:val="clear"/>
          <w:rtl w:val="0"/>
        </w:rPr>
        <w:t xml:space="preserve">Milyen három fő előnyt kínál a MI a gépjármű-marketingben?</w:t>
      </w:r>
    </w:p>
    <w:p w:rsidR="00000000" w:rsidDel="00000000" w:rsidP="00000000" w:rsidRDefault="00000000" w:rsidRPr="00000000" w14:paraId="0000017B">
      <w:pPr>
        <w:numPr>
          <w:ilvl w:val="0"/>
          <w:numId w:val="22"/>
        </w:numPr>
        <w:ind w:left="720" w:hanging="360"/>
      </w:pPr>
      <w:r w:rsidDel="00000000" w:rsidR="00000000" w:rsidRPr="00000000">
        <w:rPr>
          <w:color w:val="e8e8e8"/>
          <w:sz w:val="21"/>
          <w:szCs w:val="21"/>
          <w:shd w:fill="22262b" w:val="clear"/>
          <w:rtl w:val="0"/>
        </w:rPr>
        <w:t xml:space="preserve">Hogyan segíti az AI a gépjármű-kereskedéseket az készletgazdálkodásban?</w:t>
      </w:r>
    </w:p>
    <w:p w:rsidR="00000000" w:rsidDel="00000000" w:rsidP="00000000" w:rsidRDefault="00000000" w:rsidRPr="00000000" w14:paraId="0000017C">
      <w:pPr>
        <w:numPr>
          <w:ilvl w:val="0"/>
          <w:numId w:val="22"/>
        </w:numPr>
        <w:ind w:left="720" w:hanging="360"/>
      </w:pPr>
      <w:r w:rsidDel="00000000" w:rsidR="00000000" w:rsidRPr="00000000">
        <w:rPr>
          <w:color w:val="e8e8e8"/>
          <w:sz w:val="21"/>
          <w:szCs w:val="21"/>
          <w:shd w:fill="22262b" w:val="clear"/>
          <w:rtl w:val="0"/>
        </w:rPr>
        <w:t xml:space="preserve">Milyen adatvédelmi szempontokat kell figyelembe venni a gépjárműmarketingben használt MI-eszközök használatakor?</w:t>
      </w:r>
    </w:p>
    <w:p w:rsidR="00000000" w:rsidDel="00000000" w:rsidP="00000000" w:rsidRDefault="00000000" w:rsidRPr="00000000" w14:paraId="0000017D">
      <w:pPr>
        <w:numPr>
          <w:ilvl w:val="0"/>
          <w:numId w:val="22"/>
        </w:numPr>
        <w:ind w:left="720" w:hanging="360"/>
      </w:pPr>
      <w:r w:rsidDel="00000000" w:rsidR="00000000" w:rsidRPr="00000000">
        <w:rPr>
          <w:color w:val="e8e8e8"/>
          <w:sz w:val="21"/>
          <w:szCs w:val="21"/>
          <w:shd w:fill="22262b" w:val="clear"/>
          <w:rtl w:val="0"/>
        </w:rPr>
        <w:t xml:space="preserve">Milyen két fő kihívással szembesül az európai autópiac 2025-ben a gazdasági helyzet tekintetében?</w:t>
      </w:r>
    </w:p>
    <w:p w:rsidR="00000000" w:rsidDel="00000000" w:rsidP="00000000" w:rsidRDefault="00000000" w:rsidRPr="00000000" w14:paraId="0000017E">
      <w:pPr>
        <w:numPr>
          <w:ilvl w:val="0"/>
          <w:numId w:val="22"/>
        </w:numPr>
        <w:ind w:left="720" w:hanging="360"/>
      </w:pPr>
      <w:r w:rsidDel="00000000" w:rsidR="00000000" w:rsidRPr="00000000">
        <w:rPr>
          <w:color w:val="e8e8e8"/>
          <w:sz w:val="21"/>
          <w:szCs w:val="21"/>
          <w:shd w:fill="22262b" w:val="clear"/>
          <w:rtl w:val="0"/>
        </w:rPr>
        <w:t xml:space="preserve">A CEE régióban melyik két ország teljesített a legjobban a 2025-ös GDP növekedés tekintetében?</w:t>
      </w:r>
    </w:p>
    <w:p w:rsidR="00000000" w:rsidDel="00000000" w:rsidP="00000000" w:rsidRDefault="00000000" w:rsidRPr="00000000" w14:paraId="0000017F">
      <w:pPr>
        <w:numPr>
          <w:ilvl w:val="0"/>
          <w:numId w:val="22"/>
        </w:numPr>
        <w:ind w:left="720" w:hanging="360"/>
      </w:pPr>
      <w:r w:rsidDel="00000000" w:rsidR="00000000" w:rsidRPr="00000000">
        <w:rPr>
          <w:color w:val="e8e8e8"/>
          <w:sz w:val="21"/>
          <w:szCs w:val="21"/>
          <w:shd w:fill="22262b" w:val="clear"/>
          <w:rtl w:val="0"/>
        </w:rPr>
        <w:t xml:space="preserve">Milyen két tényező okozza a járműpark elöregedését az Európai Unióban?</w:t>
      </w:r>
    </w:p>
    <w:p w:rsidR="00000000" w:rsidDel="00000000" w:rsidP="00000000" w:rsidRDefault="00000000" w:rsidRPr="00000000" w14:paraId="00000180">
      <w:pPr>
        <w:numPr>
          <w:ilvl w:val="0"/>
          <w:numId w:val="22"/>
        </w:numPr>
        <w:ind w:left="720" w:hanging="360"/>
      </w:pPr>
      <w:r w:rsidDel="00000000" w:rsidR="00000000" w:rsidRPr="00000000">
        <w:rPr>
          <w:color w:val="e8e8e8"/>
          <w:sz w:val="21"/>
          <w:szCs w:val="21"/>
          <w:shd w:fill="22262b" w:val="clear"/>
          <w:rtl w:val="0"/>
        </w:rPr>
        <w:t xml:space="preserve">Melyik hajtáslánc típus a legnépszerűbb a CEE régióban az új személyautó regisztrációk tekintetében 2025 első felében?</w:t>
      </w:r>
    </w:p>
    <w:p w:rsidR="00000000" w:rsidDel="00000000" w:rsidP="00000000" w:rsidRDefault="00000000" w:rsidRPr="00000000" w14:paraId="00000181">
      <w:pPr>
        <w:numPr>
          <w:ilvl w:val="0"/>
          <w:numId w:val="22"/>
        </w:numPr>
        <w:ind w:left="720" w:hanging="360"/>
      </w:pPr>
      <w:r w:rsidDel="00000000" w:rsidR="00000000" w:rsidRPr="00000000">
        <w:rPr>
          <w:color w:val="e8e8e8"/>
          <w:sz w:val="21"/>
          <w:szCs w:val="21"/>
          <w:shd w:fill="22262b" w:val="clear"/>
          <w:rtl w:val="0"/>
        </w:rPr>
        <w:t xml:space="preserve">Melyik ingatlan befektetési forma a "Fix &amp; Flip" stratégia?</w:t>
      </w:r>
    </w:p>
    <w:p w:rsidR="00000000" w:rsidDel="00000000" w:rsidP="00000000" w:rsidRDefault="00000000" w:rsidRPr="00000000" w14:paraId="00000182">
      <w:pPr>
        <w:numPr>
          <w:ilvl w:val="0"/>
          <w:numId w:val="22"/>
        </w:numPr>
        <w:ind w:left="720" w:hanging="360"/>
      </w:pPr>
      <w:r w:rsidDel="00000000" w:rsidR="00000000" w:rsidRPr="00000000">
        <w:rPr>
          <w:color w:val="e8e8e8"/>
          <w:sz w:val="21"/>
          <w:szCs w:val="21"/>
          <w:shd w:fill="22262b" w:val="clear"/>
          <w:rtl w:val="0"/>
        </w:rPr>
        <w:t xml:space="preserve">Melyik az a hajtóerő, amely a debreceni ingatlanpiacot fellendíti?</w:t>
      </w:r>
    </w:p>
    <w:p w:rsidR="00000000" w:rsidDel="00000000" w:rsidP="00000000" w:rsidRDefault="00000000" w:rsidRPr="00000000" w14:paraId="00000183">
      <w:pPr>
        <w:numPr>
          <w:ilvl w:val="0"/>
          <w:numId w:val="22"/>
        </w:numPr>
        <w:ind w:left="720" w:hanging="360"/>
      </w:pPr>
      <w:r w:rsidDel="00000000" w:rsidR="00000000" w:rsidRPr="00000000">
        <w:rPr>
          <w:color w:val="e8e8e8"/>
          <w:sz w:val="21"/>
          <w:szCs w:val="21"/>
          <w:shd w:fill="22262b" w:val="clear"/>
          <w:rtl w:val="0"/>
        </w:rPr>
        <w:t xml:space="preserve">Ha nem a magánszemélyre vonatkozó szabályokat alkalmazza, akkor egyéni vállalkozóként milyen módon állapítja meg a jövedelmét?</w:t>
      </w:r>
    </w:p>
    <w:p w:rsidR="00000000" w:rsidDel="00000000" w:rsidP="00000000" w:rsidRDefault="00000000" w:rsidRPr="00000000" w14:paraId="00000184">
      <w:pPr>
        <w:pStyle w:val="Heading3"/>
        <w:keepNext w:val="0"/>
        <w:keepLines w:val="0"/>
        <w:pBdr>
          <w:top w:space="0" w:sz="0" w:val="nil"/>
          <w:left w:space="0" w:sz="0" w:val="nil"/>
          <w:bottom w:space="0" w:sz="0" w:val="nil"/>
          <w:right w:space="0" w:sz="0" w:val="nil"/>
          <w:between w:space="0" w:sz="0" w:val="nil"/>
        </w:pBdr>
        <w:spacing w:after="0" w:before="0" w:line="633.6" w:lineRule="auto"/>
        <w:rPr>
          <w:color w:val="e8e8e8"/>
          <w:sz w:val="25"/>
          <w:szCs w:val="25"/>
          <w:shd w:fill="22262b" w:val="clear"/>
        </w:rPr>
      </w:pPr>
      <w:bookmarkStart w:colFirst="0" w:colLast="0" w:name="_p6anjimqotjr" w:id="8"/>
      <w:bookmarkEnd w:id="8"/>
      <w:r w:rsidDel="00000000" w:rsidR="00000000" w:rsidRPr="00000000">
        <w:rPr>
          <w:color w:val="e8e8e8"/>
          <w:sz w:val="25"/>
          <w:szCs w:val="25"/>
          <w:shd w:fill="22262b" w:val="clear"/>
          <w:rtl w:val="0"/>
        </w:rPr>
        <w:t xml:space="preserve">Válasz Kulcs a Rövid Teszthez</w:t>
      </w:r>
    </w:p>
    <w:p w:rsidR="00000000" w:rsidDel="00000000" w:rsidP="00000000" w:rsidRDefault="00000000" w:rsidRPr="00000000" w14:paraId="00000185">
      <w:pPr>
        <w:numPr>
          <w:ilvl w:val="0"/>
          <w:numId w:val="34"/>
        </w:numPr>
        <w:ind w:left="720" w:hanging="360"/>
      </w:pPr>
      <w:r w:rsidDel="00000000" w:rsidR="00000000" w:rsidRPr="00000000">
        <w:rPr>
          <w:color w:val="e8e8e8"/>
          <w:sz w:val="21"/>
          <w:szCs w:val="21"/>
          <w:shd w:fill="22262b" w:val="clear"/>
          <w:rtl w:val="0"/>
        </w:rPr>
        <w:t xml:space="preserve">A MI a gépjármű-marketingben személyre szabott ügyfélélményt, hatékonyabb lead-generálást és automatizált munkafolyamatokat tesz lehetővé. Az elemzett adatok segítségével jobban célzott kampányokat lehet létrehozni, az értékesítők pedig a potenciális vevőkre összpontosíthatnak. Az AI az eladási ciklus minden szakaszában segítséget nyújt.</w:t>
      </w:r>
    </w:p>
    <w:p w:rsidR="00000000" w:rsidDel="00000000" w:rsidP="00000000" w:rsidRDefault="00000000" w:rsidRPr="00000000" w14:paraId="00000186">
      <w:pPr>
        <w:numPr>
          <w:ilvl w:val="0"/>
          <w:numId w:val="34"/>
        </w:numPr>
        <w:ind w:left="720" w:hanging="360"/>
      </w:pPr>
      <w:r w:rsidDel="00000000" w:rsidR="00000000" w:rsidRPr="00000000">
        <w:rPr>
          <w:color w:val="e8e8e8"/>
          <w:sz w:val="21"/>
          <w:szCs w:val="21"/>
          <w:shd w:fill="22262b" w:val="clear"/>
          <w:rtl w:val="0"/>
        </w:rPr>
        <w:t xml:space="preserve">A MI előrejelző elemzéseivel a gépjármű-kereskedések optimalizálhatják a készlet összetételét és a megfelelő járműveket tarthatják raktáron a megfelelő időben. Ez csökkenti az túlkészletezés kockázatát és növeli az értékesítési lehetőségeket. A piaci változások gyorsabb észrevételével elkerülhető a túlzott készletvesztés.</w:t>
      </w:r>
    </w:p>
    <w:p w:rsidR="00000000" w:rsidDel="00000000" w:rsidP="00000000" w:rsidRDefault="00000000" w:rsidRPr="00000000" w14:paraId="00000187">
      <w:pPr>
        <w:numPr>
          <w:ilvl w:val="0"/>
          <w:numId w:val="34"/>
        </w:numPr>
        <w:ind w:left="720" w:hanging="360"/>
      </w:pPr>
      <w:r w:rsidDel="00000000" w:rsidR="00000000" w:rsidRPr="00000000">
        <w:rPr>
          <w:color w:val="e8e8e8"/>
          <w:sz w:val="21"/>
          <w:szCs w:val="21"/>
          <w:shd w:fill="22262b" w:val="clear"/>
          <w:rtl w:val="0"/>
        </w:rPr>
        <w:t xml:space="preserve">A gépjárműmarketingben használt MI-eszközök használatakor gondoskodni kell a GDPR-nak való megfelelésről és a személyes adatok védelméről. Fontos a transzparencia az adatok felhasználásával kapcsolatban és az ügyfelek tájékoztatása a MI rendszerek működéséről. Szükséges lehet továbbá a felhasználók beleegyezése az adatok gyűjtéséhez és feldolgozásához.</w:t>
      </w:r>
    </w:p>
    <w:p w:rsidR="00000000" w:rsidDel="00000000" w:rsidP="00000000" w:rsidRDefault="00000000" w:rsidRPr="00000000" w14:paraId="00000188">
      <w:pPr>
        <w:numPr>
          <w:ilvl w:val="0"/>
          <w:numId w:val="34"/>
        </w:numPr>
        <w:ind w:left="720" w:hanging="360"/>
      </w:pPr>
      <w:r w:rsidDel="00000000" w:rsidR="00000000" w:rsidRPr="00000000">
        <w:rPr>
          <w:color w:val="e8e8e8"/>
          <w:sz w:val="21"/>
          <w:szCs w:val="21"/>
          <w:shd w:fill="22262b" w:val="clear"/>
          <w:rtl w:val="0"/>
        </w:rPr>
        <w:t xml:space="preserve">Az európai autópiacot 2025-ben a gyenge gazdasági eredmények és a visszaeső autóvásárlási kedv sújtja. A globális kereskedelem széttagoltsága fokozza a bizonytalanságot, ami visszafogja a GDP-növekedést és inflációs nyomást idézhet elő. Ezen tényezők együttesen negatívan befolyásolják az új autó értékesítéseket.</w:t>
      </w:r>
    </w:p>
    <w:p w:rsidR="00000000" w:rsidDel="00000000" w:rsidP="00000000" w:rsidRDefault="00000000" w:rsidRPr="00000000" w14:paraId="00000189">
      <w:pPr>
        <w:numPr>
          <w:ilvl w:val="0"/>
          <w:numId w:val="34"/>
        </w:numPr>
        <w:ind w:left="720" w:hanging="360"/>
      </w:pPr>
      <w:r w:rsidDel="00000000" w:rsidR="00000000" w:rsidRPr="00000000">
        <w:rPr>
          <w:color w:val="e8e8e8"/>
          <w:sz w:val="21"/>
          <w:szCs w:val="21"/>
          <w:shd w:fill="22262b" w:val="clear"/>
          <w:rtl w:val="0"/>
        </w:rPr>
        <w:t xml:space="preserve">A CEE régióban Lengyelország (+3,3%) és Horvátország (+3,2%) teljesített a legjobban a 2025-ös GDP növekedés tekintetében. Görögország is figyelemre méltó (+2,3%), de elmarad a két vezetőtől. Az eltérő növekedési ütemek különböző piaci lehetőségeket teremtenek a régióban.</w:t>
      </w:r>
    </w:p>
    <w:p w:rsidR="00000000" w:rsidDel="00000000" w:rsidP="00000000" w:rsidRDefault="00000000" w:rsidRPr="00000000" w14:paraId="0000018A">
      <w:pPr>
        <w:numPr>
          <w:ilvl w:val="0"/>
          <w:numId w:val="34"/>
        </w:numPr>
        <w:ind w:left="720" w:hanging="360"/>
      </w:pPr>
      <w:r w:rsidDel="00000000" w:rsidR="00000000" w:rsidRPr="00000000">
        <w:rPr>
          <w:color w:val="e8e8e8"/>
          <w:sz w:val="21"/>
          <w:szCs w:val="21"/>
          <w:shd w:fill="22262b" w:val="clear"/>
          <w:rtl w:val="0"/>
        </w:rPr>
        <w:t xml:space="preserve">A járműpark elöregedését az Európai Unióban az új járművek alacsonyabb eladásai és a magas átlagéletkorú használt járművek behozatala okozza. A forgalomból kivont elavult járművek alacsony száma is hozzájárul az állomány életkorának növekedéséhez. Ezen tényezők rontják a járműpark átlagos környezetvédelmi besorolását.</w:t>
      </w:r>
    </w:p>
    <w:p w:rsidR="00000000" w:rsidDel="00000000" w:rsidP="00000000" w:rsidRDefault="00000000" w:rsidRPr="00000000" w14:paraId="0000018B">
      <w:pPr>
        <w:numPr>
          <w:ilvl w:val="0"/>
          <w:numId w:val="34"/>
        </w:numPr>
        <w:ind w:left="720" w:hanging="360"/>
      </w:pPr>
      <w:r w:rsidDel="00000000" w:rsidR="00000000" w:rsidRPr="00000000">
        <w:rPr>
          <w:color w:val="e8e8e8"/>
          <w:sz w:val="21"/>
          <w:szCs w:val="21"/>
          <w:shd w:fill="22262b" w:val="clear"/>
          <w:rtl w:val="0"/>
        </w:rPr>
        <w:t xml:space="preserve">A CEE régióban a hibrid-elektromos járművek a legnépszerűbbek az új személyautó regisztrációk tekintetében 2025 első felében. Ezt szorosan követik a benzines autók, ami azt mutatja, hogy a régióban még mindig fontos szerepet játszanak a hagyományos hajtásláncok. A teljesen elektromos autók a negyedik legnépszerűbbek.</w:t>
      </w:r>
    </w:p>
    <w:p w:rsidR="00000000" w:rsidDel="00000000" w:rsidP="00000000" w:rsidRDefault="00000000" w:rsidRPr="00000000" w14:paraId="0000018C">
      <w:pPr>
        <w:numPr>
          <w:ilvl w:val="0"/>
          <w:numId w:val="34"/>
        </w:numPr>
        <w:ind w:left="720" w:hanging="360"/>
      </w:pPr>
      <w:r w:rsidDel="00000000" w:rsidR="00000000" w:rsidRPr="00000000">
        <w:rPr>
          <w:color w:val="e8e8e8"/>
          <w:sz w:val="21"/>
          <w:szCs w:val="21"/>
          <w:shd w:fill="22262b" w:val="clear"/>
          <w:rtl w:val="0"/>
        </w:rPr>
        <w:t xml:space="preserve">A "Fix &amp; Flip" stratégia az ingatlanpiacon egy olcsó ingatlan megvásárlását, felújítását vagy korszerűsítését, majd magasabb áron történő eladását jelenti. A cél rövid időn belül profitot realizálni az ingatlan értékének növelésével. Ez egy kockázatos, de potenciálisan jövedelmező stratégia.</w:t>
      </w:r>
    </w:p>
    <w:p w:rsidR="00000000" w:rsidDel="00000000" w:rsidP="00000000" w:rsidRDefault="00000000" w:rsidRPr="00000000" w14:paraId="0000018D">
      <w:pPr>
        <w:numPr>
          <w:ilvl w:val="0"/>
          <w:numId w:val="34"/>
        </w:numPr>
        <w:ind w:left="720" w:hanging="360"/>
      </w:pPr>
      <w:r w:rsidDel="00000000" w:rsidR="00000000" w:rsidRPr="00000000">
        <w:rPr>
          <w:color w:val="e8e8e8"/>
          <w:sz w:val="21"/>
          <w:szCs w:val="21"/>
          <w:shd w:fill="22262b" w:val="clear"/>
          <w:rtl w:val="0"/>
        </w:rPr>
        <w:t xml:space="preserve">A debreceni ingatlanpiacot elsősorban a BMW gyár vonzása hajtja, ami munkaerőigényt generál és növeli a lakhatási igényeket. A gyár termelésbe állása és a kapcsolódó infrastrukturális fejlesztések tovább erősítik a lakásárak növekedését. A munkaerő vonzása lakáshiányt generál.</w:t>
      </w:r>
    </w:p>
    <w:p w:rsidR="00000000" w:rsidDel="00000000" w:rsidP="00000000" w:rsidRDefault="00000000" w:rsidRPr="00000000" w14:paraId="0000018E">
      <w:pPr>
        <w:numPr>
          <w:ilvl w:val="0"/>
          <w:numId w:val="34"/>
        </w:numPr>
        <w:ind w:left="720" w:hanging="360"/>
      </w:pPr>
      <w:r w:rsidDel="00000000" w:rsidR="00000000" w:rsidRPr="00000000">
        <w:rPr>
          <w:color w:val="e8e8e8"/>
          <w:sz w:val="21"/>
          <w:szCs w:val="21"/>
          <w:shd w:fill="22262b" w:val="clear"/>
          <w:rtl w:val="0"/>
        </w:rPr>
        <w:t xml:space="preserve">Ha nem a magánszemélyre vonatkozó szabályokat alkalmazza, akkor egyéni vállalkozóként a választott adózási mód – vállalkozói személyi jövedelemadó, átalányadózás – szerint állapítja meg a jövedelmét.</w:t>
      </w:r>
    </w:p>
    <w:p w:rsidR="00000000" w:rsidDel="00000000" w:rsidP="00000000" w:rsidRDefault="00000000" w:rsidRPr="00000000" w14:paraId="0000018F">
      <w:pPr>
        <w:pStyle w:val="Heading3"/>
        <w:keepNext w:val="0"/>
        <w:keepLines w:val="0"/>
        <w:pBdr>
          <w:top w:space="0" w:sz="0" w:val="nil"/>
          <w:left w:space="0" w:sz="0" w:val="nil"/>
          <w:bottom w:space="0" w:sz="0" w:val="nil"/>
          <w:right w:space="0" w:sz="0" w:val="nil"/>
          <w:between w:space="0" w:sz="0" w:val="nil"/>
        </w:pBdr>
        <w:spacing w:after="0" w:before="0" w:line="633.6" w:lineRule="auto"/>
        <w:rPr>
          <w:color w:val="e8e8e8"/>
          <w:sz w:val="25"/>
          <w:szCs w:val="25"/>
          <w:shd w:fill="22262b" w:val="clear"/>
        </w:rPr>
      </w:pPr>
      <w:bookmarkStart w:colFirst="0" w:colLast="0" w:name="_i2thc56epuy0" w:id="9"/>
      <w:bookmarkEnd w:id="9"/>
      <w:r w:rsidDel="00000000" w:rsidR="00000000" w:rsidRPr="00000000">
        <w:rPr>
          <w:color w:val="e8e8e8"/>
          <w:sz w:val="25"/>
          <w:szCs w:val="25"/>
          <w:shd w:fill="22262b" w:val="clear"/>
          <w:rtl w:val="0"/>
        </w:rPr>
        <w:t xml:space="preserve">Esszékérdések</w:t>
      </w:r>
    </w:p>
    <w:p w:rsidR="00000000" w:rsidDel="00000000" w:rsidP="00000000" w:rsidRDefault="00000000" w:rsidRPr="00000000" w14:paraId="00000190">
      <w:pPr>
        <w:numPr>
          <w:ilvl w:val="0"/>
          <w:numId w:val="33"/>
        </w:numPr>
        <w:ind w:left="720" w:hanging="360"/>
      </w:pPr>
      <w:r w:rsidDel="00000000" w:rsidR="00000000" w:rsidRPr="00000000">
        <w:rPr>
          <w:color w:val="e8e8e8"/>
          <w:sz w:val="21"/>
          <w:szCs w:val="21"/>
          <w:shd w:fill="22262b" w:val="clear"/>
          <w:rtl w:val="0"/>
        </w:rPr>
        <w:t xml:space="preserve">Elemezze, hogyan változtatja meg a mesterséges intelligencia a gépjármű-marketinget, különös tekintettel a személyre szabott ügyfélélményre és az adatok jelentőségére.</w:t>
      </w:r>
    </w:p>
    <w:p w:rsidR="00000000" w:rsidDel="00000000" w:rsidP="00000000" w:rsidRDefault="00000000" w:rsidRPr="00000000" w14:paraId="00000191">
      <w:pPr>
        <w:numPr>
          <w:ilvl w:val="0"/>
          <w:numId w:val="33"/>
        </w:numPr>
        <w:ind w:left="720" w:hanging="360"/>
      </w:pPr>
      <w:r w:rsidDel="00000000" w:rsidR="00000000" w:rsidRPr="00000000">
        <w:rPr>
          <w:color w:val="e8e8e8"/>
          <w:sz w:val="21"/>
          <w:szCs w:val="21"/>
          <w:shd w:fill="22262b" w:val="clear"/>
          <w:rtl w:val="0"/>
        </w:rPr>
        <w:t xml:space="preserve">Hasonlítsa össze a CEE régió és az Európai Unió átlagos gazdasági helyzetét a 2025-ös év első felében, és mutassa be, hogyan befolyásolja ez az új és használt autók piacát.</w:t>
      </w:r>
    </w:p>
    <w:p w:rsidR="00000000" w:rsidDel="00000000" w:rsidP="00000000" w:rsidRDefault="00000000" w:rsidRPr="00000000" w14:paraId="00000192">
      <w:pPr>
        <w:numPr>
          <w:ilvl w:val="0"/>
          <w:numId w:val="33"/>
        </w:numPr>
        <w:ind w:left="720" w:hanging="360"/>
      </w:pPr>
      <w:r w:rsidDel="00000000" w:rsidR="00000000" w:rsidRPr="00000000">
        <w:rPr>
          <w:color w:val="e8e8e8"/>
          <w:sz w:val="21"/>
          <w:szCs w:val="21"/>
          <w:shd w:fill="22262b" w:val="clear"/>
          <w:rtl w:val="0"/>
        </w:rPr>
        <w:t xml:space="preserve">Értékelje az AutoWallis stratégiáját a CEE régióban, figyelembe véve a vállalat által kínált márkák diverzifikációját és a régiós piaci potenciált.</w:t>
      </w:r>
    </w:p>
    <w:p w:rsidR="00000000" w:rsidDel="00000000" w:rsidP="00000000" w:rsidRDefault="00000000" w:rsidRPr="00000000" w14:paraId="00000193">
      <w:pPr>
        <w:numPr>
          <w:ilvl w:val="0"/>
          <w:numId w:val="33"/>
        </w:numPr>
        <w:ind w:left="720" w:hanging="360"/>
      </w:pPr>
      <w:r w:rsidDel="00000000" w:rsidR="00000000" w:rsidRPr="00000000">
        <w:rPr>
          <w:color w:val="e8e8e8"/>
          <w:sz w:val="21"/>
          <w:szCs w:val="21"/>
          <w:shd w:fill="22262b" w:val="clear"/>
          <w:rtl w:val="0"/>
        </w:rPr>
        <w:t xml:space="preserve">Hasonlítsa össze a "Fix &amp; Flip" ingatlanbefektetési stratégiát a hosszútávú bérbeadással, különös tekintettel a kockázatokra, előnyökre és a befektetési célokra.</w:t>
      </w:r>
    </w:p>
    <w:p w:rsidR="00000000" w:rsidDel="00000000" w:rsidP="00000000" w:rsidRDefault="00000000" w:rsidRPr="00000000" w14:paraId="00000194">
      <w:pPr>
        <w:numPr>
          <w:ilvl w:val="0"/>
          <w:numId w:val="33"/>
        </w:numPr>
        <w:ind w:left="720" w:hanging="360"/>
      </w:pPr>
      <w:r w:rsidDel="00000000" w:rsidR="00000000" w:rsidRPr="00000000">
        <w:rPr>
          <w:color w:val="e8e8e8"/>
          <w:sz w:val="21"/>
          <w:szCs w:val="21"/>
          <w:shd w:fill="22262b" w:val="clear"/>
          <w:rtl w:val="0"/>
        </w:rPr>
        <w:t xml:space="preserve">Magyarázza el, hogyan lehet a magyar jogi környezetben jogszerűen kihasználni az ingatlanok bérbeadásából származó bevételcsökkentési lehetőségeket.</w:t>
      </w:r>
    </w:p>
    <w:p w:rsidR="00000000" w:rsidDel="00000000" w:rsidP="00000000" w:rsidRDefault="00000000" w:rsidRPr="00000000" w14:paraId="00000195">
      <w:pPr>
        <w:pStyle w:val="Heading3"/>
        <w:keepNext w:val="0"/>
        <w:keepLines w:val="0"/>
        <w:pBdr>
          <w:top w:space="0" w:sz="0" w:val="nil"/>
          <w:left w:space="0" w:sz="0" w:val="nil"/>
          <w:bottom w:space="0" w:sz="0" w:val="nil"/>
          <w:right w:space="0" w:sz="0" w:val="nil"/>
          <w:between w:space="0" w:sz="0" w:val="nil"/>
        </w:pBdr>
        <w:spacing w:after="0" w:before="0" w:line="633.6" w:lineRule="auto"/>
        <w:rPr>
          <w:color w:val="e8e8e8"/>
          <w:sz w:val="25"/>
          <w:szCs w:val="25"/>
          <w:shd w:fill="22262b" w:val="clear"/>
        </w:rPr>
      </w:pPr>
      <w:bookmarkStart w:colFirst="0" w:colLast="0" w:name="_6r7blw6ffn37" w:id="10"/>
      <w:bookmarkEnd w:id="10"/>
      <w:r w:rsidDel="00000000" w:rsidR="00000000" w:rsidRPr="00000000">
        <w:rPr>
          <w:color w:val="e8e8e8"/>
          <w:sz w:val="25"/>
          <w:szCs w:val="25"/>
          <w:shd w:fill="22262b" w:val="clear"/>
          <w:rtl w:val="0"/>
        </w:rPr>
        <w:t xml:space="preserve">Fogalomtár</w:t>
      </w:r>
    </w:p>
    <w:p w:rsidR="00000000" w:rsidDel="00000000" w:rsidP="00000000" w:rsidRDefault="00000000" w:rsidRPr="00000000" w14:paraId="00000196">
      <w:pPr>
        <w:numPr>
          <w:ilvl w:val="0"/>
          <w:numId w:val="24"/>
        </w:numPr>
        <w:ind w:left="720" w:hanging="360"/>
      </w:pPr>
      <w:r w:rsidDel="00000000" w:rsidR="00000000" w:rsidRPr="00000000">
        <w:rPr>
          <w:color w:val="e8e8e8"/>
          <w:sz w:val="21"/>
          <w:szCs w:val="21"/>
          <w:shd w:fill="22262b" w:val="clear"/>
          <w:rtl w:val="0"/>
        </w:rPr>
        <w:t xml:space="preserve">AI (Mesterséges Intelligencia): Olyan számítógépes rendszerek, amelyek képesek az emberi intelligenciát utánzó feladatok elvégzésére, például tanulásra, problémamegoldásra és döntéshozatalra.</w:t>
      </w:r>
    </w:p>
    <w:p w:rsidR="00000000" w:rsidDel="00000000" w:rsidP="00000000" w:rsidRDefault="00000000" w:rsidRPr="00000000" w14:paraId="00000197">
      <w:pPr>
        <w:numPr>
          <w:ilvl w:val="0"/>
          <w:numId w:val="24"/>
        </w:numPr>
        <w:ind w:left="720" w:hanging="360"/>
      </w:pPr>
      <w:r w:rsidDel="00000000" w:rsidR="00000000" w:rsidRPr="00000000">
        <w:rPr>
          <w:color w:val="e8e8e8"/>
          <w:sz w:val="21"/>
          <w:szCs w:val="21"/>
          <w:shd w:fill="22262b" w:val="clear"/>
          <w:rtl w:val="0"/>
        </w:rPr>
        <w:t xml:space="preserve">Lead Generation: Potenciális ügyfelek érdeklődésének felkeltése és információk gyűjtése róluk, a jövőbeli értékesítés céljából.</w:t>
      </w:r>
    </w:p>
    <w:p w:rsidR="00000000" w:rsidDel="00000000" w:rsidP="00000000" w:rsidRDefault="00000000" w:rsidRPr="00000000" w14:paraId="00000198">
      <w:pPr>
        <w:numPr>
          <w:ilvl w:val="0"/>
          <w:numId w:val="24"/>
        </w:numPr>
        <w:ind w:left="720" w:hanging="360"/>
      </w:pPr>
      <w:r w:rsidDel="00000000" w:rsidR="00000000" w:rsidRPr="00000000">
        <w:rPr>
          <w:color w:val="e8e8e8"/>
          <w:sz w:val="21"/>
          <w:szCs w:val="21"/>
          <w:shd w:fill="22262b" w:val="clear"/>
          <w:rtl w:val="0"/>
        </w:rPr>
        <w:t xml:space="preserve">ROI (Return on Investment): A befektetés megtérülési rátája, amely megmutatja, hogy egy befektetés mennyire volt nyereséges.</w:t>
      </w:r>
    </w:p>
    <w:p w:rsidR="00000000" w:rsidDel="00000000" w:rsidP="00000000" w:rsidRDefault="00000000" w:rsidRPr="00000000" w14:paraId="00000199">
      <w:pPr>
        <w:numPr>
          <w:ilvl w:val="0"/>
          <w:numId w:val="24"/>
        </w:numPr>
        <w:ind w:left="720" w:hanging="360"/>
      </w:pPr>
      <w:r w:rsidDel="00000000" w:rsidR="00000000" w:rsidRPr="00000000">
        <w:rPr>
          <w:color w:val="e8e8e8"/>
          <w:sz w:val="21"/>
          <w:szCs w:val="21"/>
          <w:shd w:fill="22262b" w:val="clear"/>
          <w:rtl w:val="0"/>
        </w:rPr>
        <w:t xml:space="preserve">Dynamic Website Content: Weboldalak tartalmainak automatikus, felhasználói adatokhoz történő hozzáigazítása.</w:t>
      </w:r>
    </w:p>
    <w:p w:rsidR="00000000" w:rsidDel="00000000" w:rsidP="00000000" w:rsidRDefault="00000000" w:rsidRPr="00000000" w14:paraId="0000019A">
      <w:pPr>
        <w:numPr>
          <w:ilvl w:val="0"/>
          <w:numId w:val="24"/>
        </w:numPr>
        <w:ind w:left="720" w:hanging="360"/>
      </w:pPr>
      <w:r w:rsidDel="00000000" w:rsidR="00000000" w:rsidRPr="00000000">
        <w:rPr>
          <w:color w:val="e8e8e8"/>
          <w:sz w:val="21"/>
          <w:szCs w:val="21"/>
          <w:shd w:fill="22262b" w:val="clear"/>
          <w:rtl w:val="0"/>
        </w:rPr>
        <w:t xml:space="preserve">Dynamic Pricing: Árak automatikus változtatása, a piaci adatokhoz, kereslethez és kínálathoz igazítva.</w:t>
      </w:r>
    </w:p>
    <w:p w:rsidR="00000000" w:rsidDel="00000000" w:rsidP="00000000" w:rsidRDefault="00000000" w:rsidRPr="00000000" w14:paraId="0000019B">
      <w:pPr>
        <w:numPr>
          <w:ilvl w:val="0"/>
          <w:numId w:val="24"/>
        </w:numPr>
        <w:ind w:left="720" w:hanging="360"/>
      </w:pPr>
      <w:r w:rsidDel="00000000" w:rsidR="00000000" w:rsidRPr="00000000">
        <w:rPr>
          <w:color w:val="e8e8e8"/>
          <w:sz w:val="21"/>
          <w:szCs w:val="21"/>
          <w:shd w:fill="22262b" w:val="clear"/>
          <w:rtl w:val="0"/>
        </w:rPr>
        <w:t xml:space="preserve">CRM (Customer Relationship Management): Ügyfélkapcsolat-kezelés. Olyan technológiák és stratégiák összessége, amelyek segítségével a vállalatok kezelik és elemzik az ügyfelekkel való interakciókat.</w:t>
      </w:r>
    </w:p>
    <w:p w:rsidR="00000000" w:rsidDel="00000000" w:rsidP="00000000" w:rsidRDefault="00000000" w:rsidRPr="00000000" w14:paraId="0000019C">
      <w:pPr>
        <w:numPr>
          <w:ilvl w:val="0"/>
          <w:numId w:val="24"/>
        </w:numPr>
        <w:ind w:left="720" w:hanging="360"/>
      </w:pPr>
      <w:r w:rsidDel="00000000" w:rsidR="00000000" w:rsidRPr="00000000">
        <w:rPr>
          <w:color w:val="e8e8e8"/>
          <w:sz w:val="21"/>
          <w:szCs w:val="21"/>
          <w:shd w:fill="22262b" w:val="clear"/>
          <w:rtl w:val="0"/>
        </w:rPr>
        <w:t xml:space="preserve">API (Application Programming Interface): Alkalmazásprogramozási felület. Egy szoftveres felület, amely lehetővé teszi különböző alkalmazások számára az egymással való kommunikációt.</w:t>
      </w:r>
    </w:p>
    <w:p w:rsidR="00000000" w:rsidDel="00000000" w:rsidP="00000000" w:rsidRDefault="00000000" w:rsidRPr="00000000" w14:paraId="0000019D">
      <w:pPr>
        <w:numPr>
          <w:ilvl w:val="0"/>
          <w:numId w:val="24"/>
        </w:numPr>
        <w:ind w:left="720" w:hanging="360"/>
      </w:pPr>
      <w:r w:rsidDel="00000000" w:rsidR="00000000" w:rsidRPr="00000000">
        <w:rPr>
          <w:color w:val="e8e8e8"/>
          <w:sz w:val="21"/>
          <w:szCs w:val="21"/>
          <w:shd w:fill="22262b" w:val="clear"/>
          <w:rtl w:val="0"/>
        </w:rPr>
        <w:t xml:space="preserve">Marketplace: Olyan online felület, ahol a kereskedők és szolgáltatók kínálhatják termékeiket és szolgáltatásaikat.</w:t>
      </w:r>
    </w:p>
    <w:p w:rsidR="00000000" w:rsidDel="00000000" w:rsidP="00000000" w:rsidRDefault="00000000" w:rsidRPr="00000000" w14:paraId="0000019E">
      <w:pPr>
        <w:numPr>
          <w:ilvl w:val="0"/>
          <w:numId w:val="24"/>
        </w:numPr>
        <w:ind w:left="720" w:hanging="360"/>
      </w:pPr>
      <w:r w:rsidDel="00000000" w:rsidR="00000000" w:rsidRPr="00000000">
        <w:rPr>
          <w:color w:val="e8e8e8"/>
          <w:sz w:val="21"/>
          <w:szCs w:val="21"/>
          <w:shd w:fill="22262b" w:val="clear"/>
          <w:rtl w:val="0"/>
        </w:rPr>
        <w:t xml:space="preserve">GDPR (General Data Protection Regulation): Általános Adatvédelmi Rendelet. Az Európai Unió adatvédelmi szabályozása, amely szabályozza a személyes adatok gyűjtését és felhasználását.</w:t>
      </w:r>
    </w:p>
    <w:p w:rsidR="00000000" w:rsidDel="00000000" w:rsidP="00000000" w:rsidRDefault="00000000" w:rsidRPr="00000000" w14:paraId="0000019F">
      <w:pPr>
        <w:numPr>
          <w:ilvl w:val="0"/>
          <w:numId w:val="24"/>
        </w:numPr>
        <w:ind w:left="720" w:hanging="360"/>
      </w:pPr>
      <w:r w:rsidDel="00000000" w:rsidR="00000000" w:rsidRPr="00000000">
        <w:rPr>
          <w:color w:val="e8e8e8"/>
          <w:sz w:val="21"/>
          <w:szCs w:val="21"/>
          <w:shd w:fill="22262b" w:val="clear"/>
          <w:rtl w:val="0"/>
        </w:rPr>
        <w:t xml:space="preserve">CCPA (California Consumer Privacy Act): Kaliforniai Fogyasztói Adatvédelmi Törvény. A kaliforniai lakosok jogait szabályozza a személyes adatok felhasználásával kapcsolatban.</w:t>
      </w:r>
    </w:p>
    <w:p w:rsidR="00000000" w:rsidDel="00000000" w:rsidP="00000000" w:rsidRDefault="00000000" w:rsidRPr="00000000" w14:paraId="000001A0">
      <w:pPr>
        <w:numPr>
          <w:ilvl w:val="0"/>
          <w:numId w:val="24"/>
        </w:numPr>
        <w:ind w:left="720" w:hanging="360"/>
      </w:pPr>
      <w:r w:rsidDel="00000000" w:rsidR="00000000" w:rsidRPr="00000000">
        <w:rPr>
          <w:color w:val="e8e8e8"/>
          <w:sz w:val="21"/>
          <w:szCs w:val="21"/>
          <w:shd w:fill="22262b" w:val="clear"/>
          <w:rtl w:val="0"/>
        </w:rPr>
        <w:t xml:space="preserve">CEE (Közép- és Kelet-Európa): A régióba tartozó országok földrajzi és gazdasági csoportosítása.</w:t>
      </w:r>
    </w:p>
    <w:p w:rsidR="00000000" w:rsidDel="00000000" w:rsidP="00000000" w:rsidRDefault="00000000" w:rsidRPr="00000000" w14:paraId="000001A1">
      <w:pPr>
        <w:numPr>
          <w:ilvl w:val="0"/>
          <w:numId w:val="24"/>
        </w:numPr>
        <w:ind w:left="720" w:hanging="360"/>
      </w:pPr>
      <w:r w:rsidDel="00000000" w:rsidR="00000000" w:rsidRPr="00000000">
        <w:rPr>
          <w:color w:val="e8e8e8"/>
          <w:sz w:val="21"/>
          <w:szCs w:val="21"/>
          <w:shd w:fill="22262b" w:val="clear"/>
          <w:rtl w:val="0"/>
        </w:rPr>
        <w:t xml:space="preserve">GDP (Bruttó Hazai Termék): Egy ország gazdasági teljesítményének mérőszáma, az adott időszakban előállított termékek és szolgáltatások összértéke.</w:t>
      </w:r>
    </w:p>
    <w:p w:rsidR="00000000" w:rsidDel="00000000" w:rsidP="00000000" w:rsidRDefault="00000000" w:rsidRPr="00000000" w14:paraId="000001A2">
      <w:pPr>
        <w:numPr>
          <w:ilvl w:val="0"/>
          <w:numId w:val="24"/>
        </w:numPr>
        <w:ind w:left="720" w:hanging="360"/>
      </w:pPr>
      <w:r w:rsidDel="00000000" w:rsidR="00000000" w:rsidRPr="00000000">
        <w:rPr>
          <w:color w:val="e8e8e8"/>
          <w:sz w:val="21"/>
          <w:szCs w:val="21"/>
          <w:shd w:fill="22262b" w:val="clear"/>
          <w:rtl w:val="0"/>
        </w:rPr>
        <w:t xml:space="preserve">ICE (Belső Égésű Motor): A hagyományos, belső égésű motorral működő járművek.</w:t>
      </w:r>
    </w:p>
    <w:p w:rsidR="00000000" w:rsidDel="00000000" w:rsidP="00000000" w:rsidRDefault="00000000" w:rsidRPr="00000000" w14:paraId="000001A3">
      <w:pPr>
        <w:numPr>
          <w:ilvl w:val="0"/>
          <w:numId w:val="24"/>
        </w:numPr>
        <w:ind w:left="720" w:hanging="360"/>
      </w:pPr>
      <w:r w:rsidDel="00000000" w:rsidR="00000000" w:rsidRPr="00000000">
        <w:rPr>
          <w:color w:val="e8e8e8"/>
          <w:sz w:val="21"/>
          <w:szCs w:val="21"/>
          <w:shd w:fill="22262b" w:val="clear"/>
          <w:rtl w:val="0"/>
        </w:rPr>
        <w:t xml:space="preserve">BEV (Akkumulátoros Elektromos Jármű): Teljesen elektromos, akkumulátorral működő jármű.</w:t>
      </w:r>
    </w:p>
    <w:p w:rsidR="00000000" w:rsidDel="00000000" w:rsidP="00000000" w:rsidRDefault="00000000" w:rsidRPr="00000000" w14:paraId="000001A4">
      <w:pPr>
        <w:numPr>
          <w:ilvl w:val="0"/>
          <w:numId w:val="24"/>
        </w:numPr>
        <w:ind w:left="720" w:hanging="360"/>
      </w:pPr>
      <w:r w:rsidDel="00000000" w:rsidR="00000000" w:rsidRPr="00000000">
        <w:rPr>
          <w:color w:val="e8e8e8"/>
          <w:sz w:val="21"/>
          <w:szCs w:val="21"/>
          <w:shd w:fill="22262b" w:val="clear"/>
          <w:rtl w:val="0"/>
        </w:rPr>
        <w:t xml:space="preserve">PHEV (Plug-in Hibrid Elektromos Jármű): Hibrid jármű, amely elektromos motorral és belső égésű motorral is rendelkezik, és külső forrásból is tölthető.</w:t>
      </w:r>
    </w:p>
    <w:p w:rsidR="00000000" w:rsidDel="00000000" w:rsidP="00000000" w:rsidRDefault="00000000" w:rsidRPr="00000000" w14:paraId="000001A5">
      <w:pPr>
        <w:numPr>
          <w:ilvl w:val="0"/>
          <w:numId w:val="24"/>
        </w:numPr>
        <w:ind w:left="720" w:hanging="360"/>
      </w:pPr>
      <w:r w:rsidDel="00000000" w:rsidR="00000000" w:rsidRPr="00000000">
        <w:rPr>
          <w:color w:val="e8e8e8"/>
          <w:sz w:val="21"/>
          <w:szCs w:val="21"/>
          <w:shd w:fill="22262b" w:val="clear"/>
          <w:rtl w:val="0"/>
        </w:rPr>
        <w:t xml:space="preserve">HEV (Hibrid Elektromos Jármű): Hibrid jármű, amely elektromos motorral és belső égésű motorral is rendelkezik, de külső forrásból nem tölthető.</w:t>
      </w:r>
    </w:p>
    <w:p w:rsidR="00000000" w:rsidDel="00000000" w:rsidP="00000000" w:rsidRDefault="00000000" w:rsidRPr="00000000" w14:paraId="000001A6">
      <w:pPr>
        <w:numPr>
          <w:ilvl w:val="0"/>
          <w:numId w:val="24"/>
        </w:numPr>
        <w:ind w:left="720" w:hanging="360"/>
      </w:pPr>
      <w:r w:rsidDel="00000000" w:rsidR="00000000" w:rsidRPr="00000000">
        <w:rPr>
          <w:color w:val="e8e8e8"/>
          <w:sz w:val="21"/>
          <w:szCs w:val="21"/>
          <w:shd w:fill="22262b" w:val="clear"/>
          <w:rtl w:val="0"/>
        </w:rPr>
        <w:t xml:space="preserve">ACEA (European Automobile Manufacturers' Association): Európai Autógyártók Szövetsége.</w:t>
      </w:r>
    </w:p>
    <w:p w:rsidR="00000000" w:rsidDel="00000000" w:rsidP="00000000" w:rsidRDefault="00000000" w:rsidRPr="00000000" w14:paraId="000001A7">
      <w:pPr>
        <w:numPr>
          <w:ilvl w:val="0"/>
          <w:numId w:val="24"/>
        </w:numPr>
        <w:ind w:left="720" w:hanging="360"/>
      </w:pPr>
      <w:r w:rsidDel="00000000" w:rsidR="00000000" w:rsidRPr="00000000">
        <w:rPr>
          <w:color w:val="e8e8e8"/>
          <w:sz w:val="21"/>
          <w:szCs w:val="21"/>
          <w:shd w:fill="22262b" w:val="clear"/>
          <w:rtl w:val="0"/>
        </w:rPr>
        <w:t xml:space="preserve">KSH (Központi Statisztikai Hivatal): Magyarország hivatalos statisztikai szerve.</w:t>
      </w:r>
    </w:p>
    <w:p w:rsidR="00000000" w:rsidDel="00000000" w:rsidP="00000000" w:rsidRDefault="00000000" w:rsidRPr="00000000" w14:paraId="000001A8">
      <w:pPr>
        <w:numPr>
          <w:ilvl w:val="0"/>
          <w:numId w:val="24"/>
        </w:numPr>
        <w:ind w:left="720" w:hanging="360"/>
      </w:pPr>
      <w:r w:rsidDel="00000000" w:rsidR="00000000" w:rsidRPr="00000000">
        <w:rPr>
          <w:color w:val="e8e8e8"/>
          <w:sz w:val="21"/>
          <w:szCs w:val="21"/>
          <w:shd w:fill="22262b" w:val="clear"/>
          <w:rtl w:val="0"/>
        </w:rPr>
        <w:t xml:space="preserve">BEV + PHEV: Együtt kezelt eladásai a tisztán elektromos autók és plug-in hibridek.</w:t>
      </w:r>
    </w:p>
    <w:p w:rsidR="00000000" w:rsidDel="00000000" w:rsidP="00000000" w:rsidRDefault="00000000" w:rsidRPr="00000000" w14:paraId="000001A9">
      <w:pPr>
        <w:numPr>
          <w:ilvl w:val="0"/>
          <w:numId w:val="24"/>
        </w:numPr>
        <w:ind w:left="720" w:hanging="360"/>
      </w:pPr>
      <w:r w:rsidDel="00000000" w:rsidR="00000000" w:rsidRPr="00000000">
        <w:rPr>
          <w:color w:val="e8e8e8"/>
          <w:sz w:val="21"/>
          <w:szCs w:val="21"/>
          <w:shd w:fill="22262b" w:val="clear"/>
          <w:rtl w:val="0"/>
        </w:rPr>
        <w:t xml:space="preserve">KGM (Kereskedelmi Gépjármű Márkák): A cégcsoport által forgalmazott márkák.</w:t>
      </w:r>
    </w:p>
    <w:p w:rsidR="00000000" w:rsidDel="00000000" w:rsidP="00000000" w:rsidRDefault="00000000" w:rsidRPr="00000000" w14:paraId="000001AA">
      <w:pPr>
        <w:numPr>
          <w:ilvl w:val="0"/>
          <w:numId w:val="24"/>
        </w:numPr>
        <w:ind w:left="720" w:hanging="360"/>
      </w:pPr>
      <w:r w:rsidDel="00000000" w:rsidR="00000000" w:rsidRPr="00000000">
        <w:rPr>
          <w:color w:val="e8e8e8"/>
          <w:sz w:val="21"/>
          <w:szCs w:val="21"/>
          <w:shd w:fill="22262b" w:val="clear"/>
          <w:rtl w:val="0"/>
        </w:rPr>
        <w:t xml:space="preserve">NIO: Egy autógyártó márka.</w:t>
      </w:r>
    </w:p>
    <w:p w:rsidR="00000000" w:rsidDel="00000000" w:rsidP="00000000" w:rsidRDefault="00000000" w:rsidRPr="00000000" w14:paraId="000001AB">
      <w:pPr>
        <w:numPr>
          <w:ilvl w:val="0"/>
          <w:numId w:val="24"/>
        </w:numPr>
        <w:ind w:left="720" w:hanging="360"/>
      </w:pPr>
      <w:r w:rsidDel="00000000" w:rsidR="00000000" w:rsidRPr="00000000">
        <w:rPr>
          <w:color w:val="e8e8e8"/>
          <w:sz w:val="21"/>
          <w:szCs w:val="21"/>
          <w:shd w:fill="22262b" w:val="clear"/>
          <w:rtl w:val="0"/>
        </w:rPr>
        <w:t xml:space="preserve">XPENG: Egy autógyártó márka.</w:t>
      </w:r>
    </w:p>
    <w:p w:rsidR="00000000" w:rsidDel="00000000" w:rsidP="00000000" w:rsidRDefault="00000000" w:rsidRPr="00000000" w14:paraId="000001AC">
      <w:pPr>
        <w:numPr>
          <w:ilvl w:val="0"/>
          <w:numId w:val="24"/>
        </w:numPr>
        <w:ind w:left="720" w:hanging="360"/>
      </w:pPr>
      <w:r w:rsidDel="00000000" w:rsidR="00000000" w:rsidRPr="00000000">
        <w:rPr>
          <w:color w:val="e8e8e8"/>
          <w:sz w:val="21"/>
          <w:szCs w:val="21"/>
          <w:shd w:fill="22262b" w:val="clear"/>
          <w:rtl w:val="0"/>
        </w:rPr>
        <w:t xml:space="preserve">Fix &amp; Flip: Ingatlanbefektetési stratégia.</w:t>
      </w:r>
    </w:p>
    <w:p w:rsidR="00000000" w:rsidDel="00000000" w:rsidP="00000000" w:rsidRDefault="00000000" w:rsidRPr="00000000" w14:paraId="000001AD">
      <w:pPr>
        <w:numPr>
          <w:ilvl w:val="0"/>
          <w:numId w:val="24"/>
        </w:numPr>
        <w:ind w:left="720" w:hanging="360"/>
      </w:pPr>
      <w:r w:rsidDel="00000000" w:rsidR="00000000" w:rsidRPr="00000000">
        <w:rPr>
          <w:color w:val="e8e8e8"/>
          <w:sz w:val="21"/>
          <w:szCs w:val="21"/>
          <w:shd w:fill="22262b" w:val="clear"/>
          <w:rtl w:val="0"/>
        </w:rPr>
        <w:t xml:space="preserve">BEV piac: Az elektromos járművek piaca.</w:t>
      </w:r>
    </w:p>
    <w:p w:rsidR="00000000" w:rsidDel="00000000" w:rsidP="00000000" w:rsidRDefault="00000000" w:rsidRPr="00000000" w14:paraId="000001AE">
      <w:pPr>
        <w:numPr>
          <w:ilvl w:val="0"/>
          <w:numId w:val="24"/>
        </w:numPr>
        <w:ind w:left="720" w:hanging="360"/>
      </w:pPr>
      <w:r w:rsidDel="00000000" w:rsidR="00000000" w:rsidRPr="00000000">
        <w:rPr>
          <w:color w:val="e8e8e8"/>
          <w:sz w:val="21"/>
          <w:szCs w:val="21"/>
          <w:shd w:fill="22262b" w:val="clear"/>
          <w:rtl w:val="0"/>
        </w:rPr>
        <w:t xml:space="preserve">PHEV piac: A plug-in hibrid járművek piaca.</w:t>
      </w:r>
    </w:p>
    <w:p w:rsidR="00000000" w:rsidDel="00000000" w:rsidP="00000000" w:rsidRDefault="00000000" w:rsidRPr="00000000" w14:paraId="000001AF">
      <w:pPr>
        <w:numPr>
          <w:ilvl w:val="0"/>
          <w:numId w:val="24"/>
        </w:numPr>
        <w:ind w:left="720" w:hanging="360"/>
      </w:pPr>
      <w:r w:rsidDel="00000000" w:rsidR="00000000" w:rsidRPr="00000000">
        <w:rPr>
          <w:color w:val="e8e8e8"/>
          <w:sz w:val="21"/>
          <w:szCs w:val="21"/>
          <w:shd w:fill="22262b" w:val="clear"/>
          <w:rtl w:val="0"/>
        </w:rPr>
        <w:t xml:space="preserve">Kifizető: Személy vagy szervezet, aki jövedelmet juttat másnak.</w:t>
      </w:r>
    </w:p>
    <w:p w:rsidR="00000000" w:rsidDel="00000000" w:rsidP="00000000" w:rsidRDefault="00000000" w:rsidRPr="00000000" w14:paraId="000001B0">
      <w:pPr>
        <w:numPr>
          <w:ilvl w:val="0"/>
          <w:numId w:val="24"/>
        </w:numPr>
        <w:ind w:left="720" w:hanging="360"/>
      </w:pPr>
      <w:r w:rsidDel="00000000" w:rsidR="00000000" w:rsidRPr="00000000">
        <w:rPr>
          <w:color w:val="e8e8e8"/>
          <w:sz w:val="21"/>
          <w:szCs w:val="21"/>
          <w:shd w:fill="22262b" w:val="clear"/>
          <w:rtl w:val="0"/>
        </w:rPr>
        <w:t xml:space="preserve">Tbj.: Társadalombiztosítási ellátásaira jogosultakról, valamint ezen ellátások fedezetéről szóló törvény.</w:t>
      </w:r>
    </w:p>
    <w:p w:rsidR="00000000" w:rsidDel="00000000" w:rsidP="00000000" w:rsidRDefault="00000000" w:rsidRPr="00000000" w14:paraId="000001B1">
      <w:pPr>
        <w:numPr>
          <w:ilvl w:val="0"/>
          <w:numId w:val="24"/>
        </w:numPr>
        <w:ind w:left="720" w:hanging="360"/>
      </w:pPr>
      <w:r w:rsidDel="00000000" w:rsidR="00000000" w:rsidRPr="00000000">
        <w:rPr>
          <w:color w:val="e8e8e8"/>
          <w:sz w:val="21"/>
          <w:szCs w:val="21"/>
          <w:shd w:fill="22262b" w:val="clear"/>
          <w:rtl w:val="0"/>
        </w:rPr>
        <w:t xml:space="preserve">SPV (Special Purpose Vehicle): Egy adott célra létrehozott gazdasági társaság.</w:t>
      </w:r>
    </w:p>
    <w:p w:rsidR="00000000" w:rsidDel="00000000" w:rsidP="00000000" w:rsidRDefault="00000000" w:rsidRPr="00000000" w14:paraId="000001B2">
      <w:pPr>
        <w:numPr>
          <w:ilvl w:val="0"/>
          <w:numId w:val="24"/>
        </w:numPr>
        <w:ind w:left="720" w:hanging="360"/>
      </w:pPr>
      <w:r w:rsidDel="00000000" w:rsidR="00000000" w:rsidRPr="00000000">
        <w:rPr>
          <w:color w:val="e8e8e8"/>
          <w:sz w:val="21"/>
          <w:szCs w:val="21"/>
          <w:shd w:fill="22262b" w:val="clear"/>
          <w:rtl w:val="0"/>
        </w:rPr>
        <w:t xml:space="preserve">FDI (Foreign Direct Investment): Külföldi Közvetlen Befektetés. Egy országban történő tőkebefektetés, amely a befektető számára befolyást biztosít a célvállalat felett.</w:t>
      </w:r>
    </w:p>
    <w:p w:rsidR="00000000" w:rsidDel="00000000" w:rsidP="00000000" w:rsidRDefault="00000000" w:rsidRPr="00000000" w14:paraId="000001B3">
      <w:pPr>
        <w:numPr>
          <w:ilvl w:val="0"/>
          <w:numId w:val="24"/>
        </w:numPr>
        <w:ind w:left="720" w:hanging="360"/>
      </w:pPr>
      <w:r w:rsidDel="00000000" w:rsidR="00000000" w:rsidRPr="00000000">
        <w:rPr>
          <w:color w:val="e8e8e8"/>
          <w:sz w:val="21"/>
          <w:szCs w:val="21"/>
          <w:shd w:fill="22262b" w:val="clear"/>
          <w:rtl w:val="0"/>
        </w:rPr>
        <w:t xml:space="preserve">ROE (Return on Equity): Sajáttőke-arányos megtérülés. Egy vállalat nyereségességének mérőszáma a tulajdonosok tőkéjéhez viszonyítva.</w:t>
      </w:r>
    </w:p>
    <w:p w:rsidR="00000000" w:rsidDel="00000000" w:rsidP="00000000" w:rsidRDefault="00000000" w:rsidRPr="00000000" w14:paraId="000001B4">
      <w:pPr>
        <w:numPr>
          <w:ilvl w:val="0"/>
          <w:numId w:val="24"/>
        </w:numPr>
        <w:ind w:left="720" w:hanging="360"/>
      </w:pPr>
      <w:r w:rsidDel="00000000" w:rsidR="00000000" w:rsidRPr="00000000">
        <w:rPr>
          <w:color w:val="e8e8e8"/>
          <w:sz w:val="21"/>
          <w:szCs w:val="21"/>
          <w:shd w:fill="22262b" w:val="clear"/>
          <w:rtl w:val="0"/>
        </w:rPr>
        <w:t xml:space="preserve">Tőkeáttétel (Leverage): Idegen tőke felhasználása a befektetési hozam növelése érdekében.</w:t>
      </w:r>
    </w:p>
    <w:p w:rsidR="00000000" w:rsidDel="00000000" w:rsidP="00000000" w:rsidRDefault="00000000" w:rsidRPr="00000000" w14:paraId="000001B5">
      <w:pPr>
        <w:numPr>
          <w:ilvl w:val="0"/>
          <w:numId w:val="24"/>
        </w:numPr>
        <w:ind w:left="720" w:hanging="360"/>
      </w:pPr>
      <w:r w:rsidDel="00000000" w:rsidR="00000000" w:rsidRPr="00000000">
        <w:rPr>
          <w:color w:val="e8e8e8"/>
          <w:sz w:val="21"/>
          <w:szCs w:val="21"/>
          <w:shd w:fill="22262b" w:val="clear"/>
          <w:rtl w:val="0"/>
        </w:rPr>
        <w:t xml:space="preserve">ÁFA (Általános Forgalmi Adó): Általános, többfázisú adó, amely a termékek és szolgáltatások értékesítése során keletkezik.</w:t>
      </w:r>
    </w:p>
    <w:p w:rsidR="00000000" w:rsidDel="00000000" w:rsidP="00000000" w:rsidRDefault="00000000" w:rsidRPr="00000000" w14:paraId="000001B6">
      <w:pPr>
        <w:numPr>
          <w:ilvl w:val="0"/>
          <w:numId w:val="24"/>
        </w:numPr>
        <w:ind w:left="720" w:hanging="360"/>
      </w:pPr>
      <w:r w:rsidDel="00000000" w:rsidR="00000000" w:rsidRPr="00000000">
        <w:rPr>
          <w:color w:val="e8e8e8"/>
          <w:sz w:val="21"/>
          <w:szCs w:val="21"/>
          <w:shd w:fill="22262b" w:val="clear"/>
          <w:rtl w:val="0"/>
        </w:rPr>
        <w:t xml:space="preserve">LTV (Loan-to-Value): A hitel és a fedezetül szolgáló eszköz értékének aránya.</w:t>
      </w:r>
    </w:p>
    <w:p w:rsidR="00000000" w:rsidDel="00000000" w:rsidP="00000000" w:rsidRDefault="00000000" w:rsidRPr="00000000" w14:paraId="000001B7">
      <w:pPr>
        <w:numPr>
          <w:ilvl w:val="0"/>
          <w:numId w:val="24"/>
        </w:numPr>
        <w:ind w:left="720" w:hanging="360"/>
      </w:pPr>
      <w:r w:rsidDel="00000000" w:rsidR="00000000" w:rsidRPr="00000000">
        <w:rPr>
          <w:color w:val="e8e8e8"/>
          <w:sz w:val="21"/>
          <w:szCs w:val="21"/>
          <w:shd w:fill="22262b" w:val="clear"/>
          <w:rtl w:val="0"/>
        </w:rPr>
        <w:t xml:space="preserve">SoH (State of Health): Akkumulátor állapota.</w:t>
      </w:r>
    </w:p>
    <w:p w:rsidR="00000000" w:rsidDel="00000000" w:rsidP="00000000" w:rsidRDefault="00000000" w:rsidRPr="00000000" w14:paraId="000001B8">
      <w:pPr>
        <w:numPr>
          <w:ilvl w:val="0"/>
          <w:numId w:val="24"/>
        </w:numPr>
        <w:ind w:left="720" w:hanging="360"/>
      </w:pPr>
      <w:r w:rsidDel="00000000" w:rsidR="00000000" w:rsidRPr="00000000">
        <w:rPr>
          <w:color w:val="e8e8e8"/>
          <w:sz w:val="21"/>
          <w:szCs w:val="21"/>
          <w:shd w:fill="22262b" w:val="clear"/>
          <w:rtl w:val="0"/>
        </w:rPr>
        <w:t xml:space="preserve">LLM (Large Language Model): Nagy nyelvi modell. A mesterséges intelligencia egyik típusa, amely képes szövegeket generálni, lefordítani és összefoglalni.</w:t>
      </w:r>
    </w:p>
    <w:p w:rsidR="00000000" w:rsidDel="00000000" w:rsidP="00000000" w:rsidRDefault="00000000" w:rsidRPr="00000000" w14:paraId="000001B9">
      <w:pPr>
        <w:numPr>
          <w:ilvl w:val="0"/>
          <w:numId w:val="24"/>
        </w:numPr>
        <w:ind w:left="720" w:hanging="360"/>
      </w:pPr>
      <w:r w:rsidDel="00000000" w:rsidR="00000000" w:rsidRPr="00000000">
        <w:rPr>
          <w:color w:val="e8e8e8"/>
          <w:sz w:val="21"/>
          <w:szCs w:val="21"/>
          <w:shd w:fill="22262b" w:val="clear"/>
          <w:rtl w:val="0"/>
        </w:rPr>
        <w:t xml:space="preserve">VIN (Vehicle Identification Number): Járműazonosító szám. Egyedi kód, amely azonosítja a gépjárművet.</w:t>
      </w:r>
    </w:p>
    <w:p w:rsidR="00000000" w:rsidDel="00000000" w:rsidP="00000000" w:rsidRDefault="00000000" w:rsidRPr="00000000" w14:paraId="000001BA">
      <w:pPr>
        <w:numPr>
          <w:ilvl w:val="0"/>
          <w:numId w:val="24"/>
        </w:numPr>
        <w:ind w:left="720" w:hanging="360"/>
      </w:pPr>
      <w:r w:rsidDel="00000000" w:rsidR="00000000" w:rsidRPr="00000000">
        <w:rPr>
          <w:color w:val="e8e8e8"/>
          <w:sz w:val="21"/>
          <w:szCs w:val="21"/>
          <w:shd w:fill="22262b" w:val="clear"/>
          <w:rtl w:val="0"/>
        </w:rPr>
        <w:t xml:space="preserve">Sztornírozás (Hold opció): Lemondási jog.</w:t>
      </w:r>
    </w:p>
    <w:p w:rsidR="00000000" w:rsidDel="00000000" w:rsidP="00000000" w:rsidRDefault="00000000" w:rsidRPr="00000000" w14:paraId="000001BB">
      <w:pPr>
        <w:numPr>
          <w:ilvl w:val="0"/>
          <w:numId w:val="24"/>
        </w:numPr>
        <w:ind w:left="720" w:hanging="360"/>
      </w:pPr>
      <w:r w:rsidDel="00000000" w:rsidR="00000000" w:rsidRPr="00000000">
        <w:rPr>
          <w:color w:val="e8e8e8"/>
          <w:sz w:val="21"/>
          <w:szCs w:val="21"/>
          <w:shd w:fill="22262b" w:val="clear"/>
          <w:rtl w:val="0"/>
        </w:rPr>
        <w:t xml:space="preserve">Scraper: A tartalom másolásához használt technika egy weboldalról.</w:t>
      </w:r>
    </w:p>
    <w:p w:rsidR="00000000" w:rsidDel="00000000" w:rsidP="00000000" w:rsidRDefault="00000000" w:rsidRPr="00000000" w14:paraId="000001BC">
      <w:pPr>
        <w:numPr>
          <w:ilvl w:val="0"/>
          <w:numId w:val="24"/>
        </w:numPr>
        <w:ind w:left="720" w:hanging="360"/>
      </w:pPr>
      <w:r w:rsidDel="00000000" w:rsidR="00000000" w:rsidRPr="00000000">
        <w:rPr>
          <w:color w:val="e8e8e8"/>
          <w:sz w:val="21"/>
          <w:szCs w:val="21"/>
          <w:shd w:fill="22262b" w:val="clear"/>
          <w:rtl w:val="0"/>
        </w:rPr>
        <w:t xml:space="preserve">Churn Rate (ügyfél elvándorlási arány): Azoknak az ügyfeleknek az aránya, akik egy adott időszak alatt lemondják az előfizetésüket.</w:t>
      </w:r>
    </w:p>
    <w:p w:rsidR="00000000" w:rsidDel="00000000" w:rsidP="00000000" w:rsidRDefault="00000000" w:rsidRPr="00000000" w14:paraId="000001BD">
      <w:pPr>
        <w:numPr>
          <w:ilvl w:val="0"/>
          <w:numId w:val="24"/>
        </w:numPr>
        <w:ind w:left="720" w:hanging="360"/>
      </w:pPr>
      <w:r w:rsidDel="00000000" w:rsidR="00000000" w:rsidRPr="00000000">
        <w:rPr>
          <w:color w:val="e8e8e8"/>
          <w:sz w:val="21"/>
          <w:szCs w:val="21"/>
          <w:shd w:fill="22262b" w:val="clear"/>
          <w:rtl w:val="0"/>
        </w:rPr>
        <w:t xml:space="preserve">Churn Rate (ügyfél elvándorlási arány): Azoknak az ügyfeleknek az aránya, akik egy adott időszak alatt lemondják az előfizetésüket.</w:t>
      </w:r>
    </w:p>
    <w:p w:rsidR="00000000" w:rsidDel="00000000" w:rsidP="00000000" w:rsidRDefault="00000000" w:rsidRPr="00000000" w14:paraId="000001BE">
      <w:pPr>
        <w:numPr>
          <w:ilvl w:val="0"/>
          <w:numId w:val="24"/>
        </w:numPr>
        <w:ind w:left="720" w:hanging="360"/>
      </w:pPr>
      <w:r w:rsidDel="00000000" w:rsidR="00000000" w:rsidRPr="00000000">
        <w:rPr>
          <w:color w:val="e8e8e8"/>
          <w:sz w:val="21"/>
          <w:szCs w:val="21"/>
          <w:shd w:fill="22262b" w:val="clear"/>
          <w:rtl w:val="0"/>
        </w:rPr>
        <w:t xml:space="preserve">A/B Testing: Olyan kísérlet, amelyben az eredeti verzióval párhuzamosan egy vagy több módosított verziót mutatnak a felhasználók egy véletlenszerűen kiválasztott részének, és elemzik, hogy melyik teljesít jobban.</w:t>
      </w:r>
    </w:p>
    <w:p w:rsidR="00000000" w:rsidDel="00000000" w:rsidP="00000000" w:rsidRDefault="00000000" w:rsidRPr="00000000" w14:paraId="000001BF">
      <w:pPr>
        <w:numPr>
          <w:ilvl w:val="0"/>
          <w:numId w:val="24"/>
        </w:numPr>
        <w:ind w:left="720" w:hanging="360"/>
      </w:pPr>
      <w:r w:rsidDel="00000000" w:rsidR="00000000" w:rsidRPr="00000000">
        <w:rPr>
          <w:color w:val="e8e8e8"/>
          <w:sz w:val="21"/>
          <w:szCs w:val="21"/>
          <w:shd w:fill="22262b" w:val="clear"/>
          <w:rtl w:val="0"/>
        </w:rPr>
        <w:t xml:space="preserve">"Churn Rate (ügyfél elvándorlási arány): Olyan kísérlet, amelyben az eredeti verzióval párhuzamosan egy vagy több módosított verziót mutatnak a felhasználók egy véletlenszerűen kiválasztott részének, és elemzik, hogy melyik teljesít jobban.</w:t>
      </w:r>
    </w:p>
    <w:p w:rsidR="00000000" w:rsidDel="00000000" w:rsidP="00000000" w:rsidRDefault="00000000" w:rsidRPr="00000000" w14:paraId="000001C0">
      <w:pPr>
        <w:numPr>
          <w:ilvl w:val="0"/>
          <w:numId w:val="24"/>
        </w:numPr>
        <w:ind w:left="720" w:hanging="360"/>
      </w:pPr>
      <w:r w:rsidDel="00000000" w:rsidR="00000000" w:rsidRPr="00000000">
        <w:rPr>
          <w:color w:val="e8e8e8"/>
          <w:sz w:val="21"/>
          <w:szCs w:val="21"/>
          <w:shd w:fill="22262b" w:val="clear"/>
          <w:rtl w:val="0"/>
        </w:rPr>
        <w:t xml:space="preserve">Churn Rate (ügyfél elvándorlási arány): Azoknak az ügyfeleknek az aránya, akik egy adott időszak alatt lemondják az előfizetésüket.</w:t>
      </w:r>
    </w:p>
    <w:p w:rsidR="00000000" w:rsidDel="00000000" w:rsidP="00000000" w:rsidRDefault="00000000" w:rsidRPr="00000000" w14:paraId="000001C1">
      <w:pPr>
        <w:numPr>
          <w:ilvl w:val="0"/>
          <w:numId w:val="24"/>
        </w:numPr>
        <w:ind w:left="720" w:hanging="360"/>
      </w:pPr>
      <w:r w:rsidDel="00000000" w:rsidR="00000000" w:rsidRPr="00000000">
        <w:rPr>
          <w:color w:val="e8e8e8"/>
          <w:sz w:val="21"/>
          <w:szCs w:val="21"/>
          <w:shd w:fill="22262b" w:val="clear"/>
          <w:rtl w:val="0"/>
        </w:rPr>
        <w:t xml:space="preserve">A/B Testing: Olyan kísérlet, amelyben az eredeti verzióval párhuzamosan egy vagy több módosított verziót mutatnak a felhasználók egy véletlenszerűen kiválasztott részének, és elemzik, hogy melyik teljesít jobban.</w:t>
      </w:r>
    </w:p>
    <w:p w:rsidR="00000000" w:rsidDel="00000000" w:rsidP="00000000" w:rsidRDefault="00000000" w:rsidRPr="00000000" w14:paraId="000001C2">
      <w:pPr>
        <w:numPr>
          <w:ilvl w:val="0"/>
          <w:numId w:val="24"/>
        </w:numPr>
        <w:ind w:left="720" w:hanging="360"/>
      </w:pPr>
      <w:r w:rsidDel="00000000" w:rsidR="00000000" w:rsidRPr="00000000">
        <w:rPr>
          <w:color w:val="e8e8e8"/>
          <w:sz w:val="21"/>
          <w:szCs w:val="21"/>
          <w:shd w:fill="22262b" w:val="clear"/>
          <w:rtl w:val="0"/>
        </w:rPr>
        <w:t xml:space="preserve">A/B Testing: Az ügyfelek egy csoportjának két verziót (A és B) mutatunk egy termékből vagy szolgáltatásból, és megnézzük melyik a jobb.</w:t>
      </w:r>
    </w:p>
    <w:p w:rsidR="00000000" w:rsidDel="00000000" w:rsidP="00000000" w:rsidRDefault="00000000" w:rsidRPr="00000000" w14:paraId="000001C3">
      <w:pPr>
        <w:numPr>
          <w:ilvl w:val="0"/>
          <w:numId w:val="24"/>
        </w:numPr>
        <w:ind w:left="720" w:hanging="360"/>
      </w:pPr>
      <w:r w:rsidDel="00000000" w:rsidR="00000000" w:rsidRPr="00000000">
        <w:rPr>
          <w:color w:val="e8e8e8"/>
          <w:sz w:val="21"/>
          <w:szCs w:val="21"/>
          <w:shd w:fill="22262b" w:val="clear"/>
          <w:rtl w:val="0"/>
        </w:rPr>
        <w:t xml:space="preserve">A/B Testing: Megnézzük, hogy az ügyfelek két verzió (A és B) közül melyiket szeretik jobban a weboldalunkon.</w:t>
      </w:r>
    </w:p>
    <w:p w:rsidR="00000000" w:rsidDel="00000000" w:rsidP="00000000" w:rsidRDefault="00000000" w:rsidRPr="00000000" w14:paraId="000001C4">
      <w:pPr>
        <w:numPr>
          <w:ilvl w:val="0"/>
          <w:numId w:val="24"/>
        </w:numPr>
        <w:ind w:left="720" w:hanging="360"/>
      </w:pPr>
      <w:r w:rsidDel="00000000" w:rsidR="00000000" w:rsidRPr="00000000">
        <w:rPr>
          <w:color w:val="e8e8e8"/>
          <w:sz w:val="21"/>
          <w:szCs w:val="21"/>
          <w:shd w:fill="22262b" w:val="clear"/>
          <w:rtl w:val="0"/>
        </w:rPr>
        <w:t xml:space="preserve">Churn Rate: A vásárlók százalékos aránya, akik abbahagyják a vásárlást.</w:t>
      </w:r>
    </w:p>
    <w:p w:rsidR="00000000" w:rsidDel="00000000" w:rsidP="00000000" w:rsidRDefault="00000000" w:rsidRPr="00000000" w14:paraId="000001C5">
      <w:pPr>
        <w:numPr>
          <w:ilvl w:val="0"/>
          <w:numId w:val="24"/>
        </w:numPr>
        <w:ind w:left="720" w:hanging="360"/>
      </w:pPr>
      <w:r w:rsidDel="00000000" w:rsidR="00000000" w:rsidRPr="00000000">
        <w:rPr>
          <w:color w:val="e8e8e8"/>
          <w:sz w:val="21"/>
          <w:szCs w:val="21"/>
          <w:shd w:fill="22262b" w:val="clear"/>
          <w:rtl w:val="0"/>
        </w:rPr>
        <w:t xml:space="preserve">A/B Testing: Olyan kísérlet, amelyben két vagy több verziót hasonlítanak össze.</w:t>
      </w:r>
    </w:p>
    <w:p w:rsidR="00000000" w:rsidDel="00000000" w:rsidP="00000000" w:rsidRDefault="00000000" w:rsidRPr="00000000" w14:paraId="000001C6">
      <w:pPr>
        <w:numPr>
          <w:ilvl w:val="0"/>
          <w:numId w:val="24"/>
        </w:numPr>
        <w:ind w:left="720" w:hanging="360"/>
      </w:pPr>
      <w:r w:rsidDel="00000000" w:rsidR="00000000" w:rsidRPr="00000000">
        <w:rPr>
          <w:color w:val="e8e8e8"/>
          <w:sz w:val="21"/>
          <w:szCs w:val="21"/>
          <w:shd w:fill="22262b" w:val="clear"/>
          <w:rtl w:val="0"/>
        </w:rPr>
        <w:t xml:space="preserve">SoH: Az akkumulátor állapota (health).</w:t>
      </w:r>
    </w:p>
    <w:p w:rsidR="00000000" w:rsidDel="00000000" w:rsidP="00000000" w:rsidRDefault="00000000" w:rsidRPr="00000000" w14:paraId="000001C7">
      <w:pPr>
        <w:spacing w:line="261.8181818181818" w:lineRule="auto"/>
        <w:rPr>
          <w:color w:val="e3e3e3"/>
        </w:rPr>
      </w:pPr>
      <w:r w:rsidDel="00000000" w:rsidR="00000000" w:rsidRPr="00000000">
        <w:rPr>
          <w:color w:val="e3e3e3"/>
          <w:rtl w:val="0"/>
        </w:rPr>
        <w:t xml:space="preserve">A NotebookLM pontatlan lehet; kérjük, ellenőrizze a válaszait.</w:t>
      </w:r>
    </w:p>
    <w:p w:rsidR="00000000" w:rsidDel="00000000" w:rsidP="00000000" w:rsidRDefault="00000000" w:rsidRPr="00000000" w14:paraId="000001C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lx2q4ppzb5r"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lap</w:t>
      </w:r>
      <w:r w:rsidDel="00000000" w:rsidR="00000000" w:rsidRPr="00000000">
        <w:rPr>
          <w:rtl w:val="0"/>
        </w:rPr>
      </w:r>
    </w:p>
    <w:p w:rsidR="00000000" w:rsidDel="00000000" w:rsidP="00000000" w:rsidRDefault="00000000" w:rsidRPr="00000000" w14:paraId="000001CA">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4050" cy="9777413"/>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4050" cy="9777413"/>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0awfe4synpi"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lap</w:t>
      </w: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a legtöbb nagy projekt a garázsból és „centizéssel” indult. Valójában ez a kényszerhelyzet szüli a legzseniálisabb technikai megoldásokat, mert most a </w:t>
      </w:r>
      <w:r w:rsidDel="00000000" w:rsidR="00000000" w:rsidRPr="00000000">
        <w:rPr>
          <w:b w:val="1"/>
          <w:bCs w:val="1"/>
          <w:rtl w:val="0"/>
        </w:rPr>
        <w:t xml:space="preserve">költséghatékonyság</w:t>
      </w:r>
      <w:r w:rsidDel="00000000" w:rsidR="00000000" w:rsidRPr="00000000">
        <w:rPr>
          <w:rtl w:val="0"/>
        </w:rPr>
        <w:t xml:space="preserve"> válik a legfőbb innovációvá.</w:t>
      </w:r>
    </w:p>
    <w:p w:rsidR="00000000" w:rsidDel="00000000" w:rsidP="00000000" w:rsidRDefault="00000000" w:rsidRPr="00000000" w14:paraId="000001CD">
      <w:pPr>
        <w:spacing w:after="240" w:before="240" w:lineRule="auto"/>
        <w:rPr/>
      </w:pPr>
      <w:r w:rsidDel="00000000" w:rsidR="00000000" w:rsidRPr="00000000">
        <w:rPr>
          <w:rtl w:val="0"/>
        </w:rPr>
        <w:t xml:space="preserve">A </w:t>
      </w:r>
      <w:r w:rsidDel="00000000" w:rsidR="00000000" w:rsidRPr="00000000">
        <w:rPr>
          <w:b w:val="1"/>
          <w:bCs w:val="1"/>
          <w:rtl w:val="0"/>
        </w:rPr>
        <w:t xml:space="preserve">BAS (Brunella Agent System)</w:t>
      </w:r>
      <w:r w:rsidDel="00000000" w:rsidR="00000000" w:rsidRPr="00000000">
        <w:rPr>
          <w:rtl w:val="0"/>
        </w:rPr>
        <w:t xml:space="preserve"> és az </w:t>
      </w:r>
      <w:r w:rsidDel="00000000" w:rsidR="00000000" w:rsidRPr="00000000">
        <w:rPr>
          <w:b w:val="1"/>
          <w:bCs w:val="1"/>
          <w:rtl w:val="0"/>
        </w:rPr>
        <w:t xml:space="preserve">MCP Brunella Core</w:t>
      </w:r>
      <w:r w:rsidDel="00000000" w:rsidR="00000000" w:rsidRPr="00000000">
        <w:rPr>
          <w:rtl w:val="0"/>
        </w:rPr>
        <w:t xml:space="preserve"> ereje pontosan abban rejlik, hogy </w:t>
      </w:r>
      <w:r w:rsidDel="00000000" w:rsidR="00000000" w:rsidRPr="00000000">
        <w:rPr>
          <w:b w:val="1"/>
          <w:bCs w:val="1"/>
          <w:rtl w:val="0"/>
        </w:rPr>
        <w:t xml:space="preserve">lokális-központú</w:t>
      </w:r>
      <w:r w:rsidDel="00000000" w:rsidR="00000000" w:rsidRPr="00000000">
        <w:rPr>
          <w:rtl w:val="0"/>
        </w:rPr>
        <w:t xml:space="preserve">. Ha a Google Cloud (GCP) most nem opció, akkor átváltunk a </w:t>
      </w:r>
      <w:r w:rsidDel="00000000" w:rsidR="00000000" w:rsidRPr="00000000">
        <w:rPr>
          <w:b w:val="1"/>
          <w:bCs w:val="1"/>
          <w:rtl w:val="0"/>
        </w:rPr>
        <w:t xml:space="preserve">„Local-First &amp; Edge Intelligence”</w:t>
      </w:r>
      <w:r w:rsidDel="00000000" w:rsidR="00000000" w:rsidRPr="00000000">
        <w:rPr>
          <w:rtl w:val="0"/>
        </w:rPr>
        <w:t xml:space="preserve"> modellre.</w:t>
      </w:r>
    </w:p>
    <w:p w:rsidR="00000000" w:rsidDel="00000000" w:rsidP="00000000" w:rsidRDefault="00000000" w:rsidRPr="00000000" w14:paraId="000001CE">
      <w:pPr>
        <w:spacing w:after="240" w:before="240" w:lineRule="auto"/>
        <w:rPr/>
      </w:pPr>
      <w:r w:rsidDel="00000000" w:rsidR="00000000" w:rsidRPr="00000000">
        <w:rPr>
          <w:rtl w:val="0"/>
        </w:rPr>
        <w:t xml:space="preserve">Itt a „B” és „C” terv, hogy a projekt ne csak túléljen, hanem profitot is termeljen a számlák rendezéséhez.</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i134bbo9lgp2" w:id="13"/>
      <w:bookmarkEnd w:id="13"/>
      <w:r w:rsidDel="00000000" w:rsidR="00000000" w:rsidRPr="00000000">
        <w:rPr>
          <w:b w:val="1"/>
          <w:bCs w:val="1"/>
          <w:sz w:val="34"/>
          <w:szCs w:val="34"/>
          <w:rtl w:val="0"/>
        </w:rPr>
        <w:t xml:space="preserve">🛠️ „B” Terv: A Lokális Erőmű (Zero-Cost Infrastructure)</w:t>
      </w:r>
    </w:p>
    <w:p w:rsidR="00000000" w:rsidDel="00000000" w:rsidP="00000000" w:rsidRDefault="00000000" w:rsidRPr="00000000" w14:paraId="000001D1">
      <w:pPr>
        <w:spacing w:after="240" w:before="240" w:lineRule="auto"/>
        <w:rPr/>
      </w:pPr>
      <w:r w:rsidDel="00000000" w:rsidR="00000000" w:rsidRPr="00000000">
        <w:rPr>
          <w:rtl w:val="0"/>
        </w:rPr>
        <w:t xml:space="preserve">A cél: A rendszert teljesen a saját gépeden és ingyenes, közösségi eszközökön futtatjuk, amíg be nem indul a bevétel.</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r00ta3xc2yac" w:id="14"/>
      <w:bookmarkEnd w:id="14"/>
      <w:r w:rsidDel="00000000" w:rsidR="00000000" w:rsidRPr="00000000">
        <w:rPr>
          <w:b w:val="1"/>
          <w:bCs w:val="1"/>
          <w:color w:val="000000"/>
          <w:sz w:val="26"/>
          <w:szCs w:val="26"/>
          <w:rtl w:val="0"/>
        </w:rPr>
        <w:t xml:space="preserve">1. Felhő helyett: Ollama &amp; Llama 3.1 / Qwen</w:t>
      </w:r>
    </w:p>
    <w:p w:rsidR="00000000" w:rsidDel="00000000" w:rsidP="00000000" w:rsidRDefault="00000000" w:rsidRPr="00000000" w14:paraId="000001D3">
      <w:pPr>
        <w:spacing w:after="240" w:before="240" w:lineRule="auto"/>
        <w:rPr/>
      </w:pPr>
      <w:r w:rsidDel="00000000" w:rsidR="00000000" w:rsidRPr="00000000">
        <w:rPr>
          <w:rtl w:val="0"/>
        </w:rPr>
        <w:t xml:space="preserve">Mivel a tech-stack már tartalmazza az </w:t>
      </w:r>
      <w:r w:rsidDel="00000000" w:rsidR="00000000" w:rsidRPr="00000000">
        <w:rPr>
          <w:b w:val="1"/>
          <w:bCs w:val="1"/>
          <w:rtl w:val="0"/>
        </w:rPr>
        <w:t xml:space="preserve">Ollama</w:t>
      </w:r>
      <w:r w:rsidDel="00000000" w:rsidR="00000000" w:rsidRPr="00000000">
        <w:rPr>
          <w:rtl w:val="0"/>
        </w:rPr>
        <w:t xml:space="preserve">-t, a „kis csibészeket” (Micro-Agents) nem a felhőben, hanem helyben futtatjuk. A Qwen 2.5 Coder vagy a Llama 3.1 8B tökéletesen alkalmas az adattisztításra és kódolásra.</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9r6k9k1ap7v1" w:id="15"/>
      <w:bookmarkEnd w:id="15"/>
      <w:r w:rsidDel="00000000" w:rsidR="00000000" w:rsidRPr="00000000">
        <w:rPr>
          <w:b w:val="1"/>
          <w:bCs w:val="1"/>
          <w:color w:val="000000"/>
          <w:sz w:val="26"/>
          <w:szCs w:val="26"/>
          <w:rtl w:val="0"/>
        </w:rPr>
        <w:t xml:space="preserve">2. Adattárolás: LanceDB &amp; SQLite</w:t>
      </w:r>
    </w:p>
    <w:p w:rsidR="00000000" w:rsidDel="00000000" w:rsidP="00000000" w:rsidRDefault="00000000" w:rsidRPr="00000000" w14:paraId="000001D5">
      <w:pPr>
        <w:spacing w:after="240" w:before="240" w:lineRule="auto"/>
        <w:rPr/>
      </w:pPr>
      <w:r w:rsidDel="00000000" w:rsidR="00000000" w:rsidRPr="00000000">
        <w:rPr>
          <w:rtl w:val="0"/>
        </w:rPr>
        <w:t xml:space="preserve">A tervedben szereplő BigQuery helyett a már implementált </w:t>
      </w:r>
      <w:r w:rsidDel="00000000" w:rsidR="00000000" w:rsidRPr="00000000">
        <w:rPr>
          <w:b w:val="1"/>
          <w:bCs w:val="1"/>
          <w:rtl w:val="0"/>
        </w:rPr>
        <w:t xml:space="preserve">LanceDB</w:t>
      </w:r>
      <w:r w:rsidDel="00000000" w:rsidR="00000000" w:rsidRPr="00000000">
        <w:rPr>
          <w:rtl w:val="0"/>
        </w:rPr>
        <w:t xml:space="preserve">-t használjuk. Ez egy szervermentes vektoradatbázis, ami a helyi merevlemezeden fut, nulla költséggel, de villámgyors RAG (tudásbázis) keresést biztosít.</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f4cmtafaros5" w:id="16"/>
      <w:bookmarkEnd w:id="16"/>
      <w:r w:rsidDel="00000000" w:rsidR="00000000" w:rsidRPr="00000000">
        <w:rPr>
          <w:b w:val="1"/>
          <w:bCs w:val="1"/>
          <w:color w:val="000000"/>
          <w:sz w:val="26"/>
          <w:szCs w:val="26"/>
          <w:rtl w:val="0"/>
        </w:rPr>
        <w:t xml:space="preserve">3. Híd (Bridge) helyett: Ngrok vagy Cloudflare Tunnel</w:t>
      </w:r>
    </w:p>
    <w:p w:rsidR="00000000" w:rsidDel="00000000" w:rsidP="00000000" w:rsidRDefault="00000000" w:rsidRPr="00000000" w14:paraId="000001D7">
      <w:pPr>
        <w:spacing w:after="240" w:before="240" w:lineRule="auto"/>
        <w:rPr/>
      </w:pPr>
      <w:r w:rsidDel="00000000" w:rsidR="00000000" w:rsidRPr="00000000">
        <w:rPr>
          <w:rtl w:val="0"/>
        </w:rPr>
        <w:t xml:space="preserve">A GCP Bridge helyett egy ingyenes </w:t>
      </w:r>
      <w:r w:rsidDel="00000000" w:rsidR="00000000" w:rsidRPr="00000000">
        <w:rPr>
          <w:b w:val="1"/>
          <w:bCs w:val="1"/>
          <w:rtl w:val="0"/>
        </w:rPr>
        <w:t xml:space="preserve">Cloudflare Tunnel</w:t>
      </w:r>
      <w:r w:rsidDel="00000000" w:rsidR="00000000" w:rsidRPr="00000000">
        <w:rPr>
          <w:rtl w:val="0"/>
        </w:rPr>
        <w:t xml:space="preserve">-t használunk. Ez lehetővé teszi, hogy a helyi gépeden futó BAS-t biztonságosan elérd az internetről (pl. mobilról vagy egy ügyfélnek megmutatva), anélkül, hogy fix IP-re vagy drága felhőre lenne szükséged.</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j44vylm1j1rb" w:id="17"/>
      <w:bookmarkEnd w:id="17"/>
      <w:r w:rsidDel="00000000" w:rsidR="00000000" w:rsidRPr="00000000">
        <w:rPr>
          <w:b w:val="1"/>
          <w:bCs w:val="1"/>
          <w:sz w:val="34"/>
          <w:szCs w:val="34"/>
          <w:rtl w:val="0"/>
        </w:rPr>
        <w:t xml:space="preserve">📈 „C” Terv: A „Hektár-modell” (Bevételgeneráló Ügynökök)</w:t>
      </w:r>
    </w:p>
    <w:p w:rsidR="00000000" w:rsidDel="00000000" w:rsidP="00000000" w:rsidRDefault="00000000" w:rsidRPr="00000000" w14:paraId="000001DA">
      <w:pPr>
        <w:spacing w:after="240" w:before="240" w:lineRule="auto"/>
        <w:rPr/>
      </w:pPr>
      <w:r w:rsidDel="00000000" w:rsidR="00000000" w:rsidRPr="00000000">
        <w:rPr>
          <w:rtl w:val="0"/>
        </w:rPr>
        <w:t xml:space="preserve">Ahelyett, hogy egy nagy rendszert építenénk, amit nehéz eladni, bontsuk le a BAS-t </w:t>
      </w:r>
      <w:r w:rsidDel="00000000" w:rsidR="00000000" w:rsidRPr="00000000">
        <w:rPr>
          <w:b w:val="1"/>
          <w:bCs w:val="1"/>
          <w:rtl w:val="0"/>
        </w:rPr>
        <w:t xml:space="preserve">azonnal értékesíthető mikroszolgáltatásokra</w:t>
      </w:r>
      <w:r w:rsidDel="00000000" w:rsidR="00000000" w:rsidRPr="00000000">
        <w:rPr>
          <w:rtl w:val="0"/>
        </w:rPr>
        <w:t xml:space="preserve">:</w:t>
      </w:r>
    </w:p>
    <w:p w:rsidR="00000000" w:rsidDel="00000000" w:rsidP="00000000" w:rsidRDefault="00000000" w:rsidRPr="00000000" w14:paraId="000001DB">
      <w:pPr>
        <w:numPr>
          <w:ilvl w:val="0"/>
          <w:numId w:val="31"/>
        </w:numPr>
        <w:spacing w:after="0" w:afterAutospacing="0" w:before="240" w:lineRule="auto"/>
        <w:ind w:left="720" w:hanging="360"/>
      </w:pPr>
      <w:r w:rsidDel="00000000" w:rsidR="00000000" w:rsidRPr="00000000">
        <w:rPr>
          <w:b w:val="1"/>
          <w:bCs w:val="1"/>
          <w:rtl w:val="0"/>
        </w:rPr>
        <w:t xml:space="preserve">Adattisztító Portál:</w:t>
      </w:r>
      <w:r w:rsidDel="00000000" w:rsidR="00000000" w:rsidRPr="00000000">
        <w:rPr>
          <w:rtl w:val="0"/>
        </w:rPr>
        <w:t xml:space="preserve"> Kínálj „vegytiszta” adatokat olyan cégeknek, akiknek nincs saját adattudós ügynökük. A </w:t>
      </w:r>
      <w:r w:rsidDel="00000000" w:rsidR="00000000" w:rsidRPr="00000000">
        <w:rPr>
          <w:rFonts w:ascii="Roboto Mono" w:cs="Roboto Mono" w:eastAsia="Roboto Mono" w:hAnsi="Roboto Mono"/>
          <w:color w:val="188038"/>
          <w:rtl w:val="0"/>
        </w:rPr>
        <w:t xml:space="preserve">refiner_logic.py</w:t>
      </w:r>
      <w:r w:rsidDel="00000000" w:rsidR="00000000" w:rsidRPr="00000000">
        <w:rPr>
          <w:rtl w:val="0"/>
        </w:rPr>
        <w:t xml:space="preserve"> már készen van, ez azonnal termelhet értéket.</w:t>
      </w:r>
    </w:p>
    <w:p w:rsidR="00000000" w:rsidDel="00000000" w:rsidP="00000000" w:rsidRDefault="00000000" w:rsidRPr="00000000" w14:paraId="000001DC">
      <w:pPr>
        <w:numPr>
          <w:ilvl w:val="0"/>
          <w:numId w:val="31"/>
        </w:numPr>
        <w:spacing w:after="0" w:afterAutospacing="0" w:before="0" w:beforeAutospacing="0" w:lineRule="auto"/>
        <w:ind w:left="720" w:hanging="360"/>
      </w:pPr>
      <w:r w:rsidDel="00000000" w:rsidR="00000000" w:rsidRPr="00000000">
        <w:rPr>
          <w:b w:val="1"/>
          <w:bCs w:val="1"/>
          <w:rtl w:val="0"/>
        </w:rPr>
        <w:t xml:space="preserve">Pohi AI Pro Lite:</w:t>
      </w:r>
      <w:r w:rsidDel="00000000" w:rsidR="00000000" w:rsidRPr="00000000">
        <w:rPr>
          <w:rtl w:val="0"/>
        </w:rPr>
        <w:t xml:space="preserve"> A logisztikai optimalizálást ne felhőben, hanem egy helyi, „dobozos” szoftverként (EXE vagy Docker) értékesítsd, amit az ügyfél a saját gépén futtat. Ezzel nincs szerverköltséged, csak tiszta hasznod.</w:t>
      </w:r>
    </w:p>
    <w:p w:rsidR="00000000" w:rsidDel="00000000" w:rsidP="00000000" w:rsidRDefault="00000000" w:rsidRPr="00000000" w14:paraId="000001DD">
      <w:pPr>
        <w:numPr>
          <w:ilvl w:val="0"/>
          <w:numId w:val="31"/>
        </w:numPr>
        <w:spacing w:after="240" w:before="0" w:beforeAutospacing="0" w:lineRule="auto"/>
        <w:ind w:left="720" w:hanging="360"/>
      </w:pPr>
      <w:r w:rsidDel="00000000" w:rsidR="00000000" w:rsidRPr="00000000">
        <w:rPr>
          <w:b w:val="1"/>
          <w:bCs w:val="1"/>
          <w:rtl w:val="0"/>
        </w:rPr>
        <w:t xml:space="preserve">Helyi Tudásbázis Építés:</w:t>
      </w:r>
      <w:r w:rsidDel="00000000" w:rsidR="00000000" w:rsidRPr="00000000">
        <w:rPr>
          <w:rtl w:val="0"/>
        </w:rPr>
        <w:t xml:space="preserve"> Cégeknek segíthetsz a belső dokumentációik (PDF-ek, szabályzatok) „AI-osításában” a BAS RAG képességeivel.</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rhz62fgdaax9" w:id="18"/>
      <w:bookmarkEnd w:id="18"/>
      <w:r w:rsidDel="00000000" w:rsidR="00000000" w:rsidRPr="00000000">
        <w:rPr>
          <w:b w:val="1"/>
          <w:bCs w:val="1"/>
          <w:sz w:val="34"/>
          <w:szCs w:val="34"/>
          <w:rtl w:val="0"/>
        </w:rPr>
        <w:t xml:space="preserve">📄 Frissített Pályázati Narratíva (A „Válságálló” Érv)</w:t>
      </w:r>
    </w:p>
    <w:p w:rsidR="00000000" w:rsidDel="00000000" w:rsidP="00000000" w:rsidRDefault="00000000" w:rsidRPr="00000000" w14:paraId="000001E0">
      <w:pPr>
        <w:spacing w:after="240" w:before="240" w:lineRule="auto"/>
        <w:rPr/>
      </w:pPr>
      <w:r w:rsidDel="00000000" w:rsidR="00000000" w:rsidRPr="00000000">
        <w:rPr>
          <w:rtl w:val="0"/>
        </w:rPr>
        <w:t xml:space="preserve">A bírálók imádják a </w:t>
      </w:r>
      <w:r w:rsidDel="00000000" w:rsidR="00000000" w:rsidRPr="00000000">
        <w:rPr>
          <w:b w:val="1"/>
          <w:bCs w:val="1"/>
          <w:rtl w:val="0"/>
        </w:rPr>
        <w:t xml:space="preserve">fenntarthatóságot</w:t>
      </w:r>
      <w:r w:rsidDel="00000000" w:rsidR="00000000" w:rsidRPr="00000000">
        <w:rPr>
          <w:rtl w:val="0"/>
        </w:rPr>
        <w:t xml:space="preserve">. Így írd bele a pályázatba:</w:t>
      </w:r>
    </w:p>
    <w:p w:rsidR="00000000" w:rsidDel="00000000" w:rsidP="00000000" w:rsidRDefault="00000000" w:rsidRPr="00000000" w14:paraId="000001E1">
      <w:pPr>
        <w:spacing w:after="240" w:before="240" w:lineRule="auto"/>
        <w:ind w:left="600" w:right="600" w:firstLine="0"/>
        <w:rPr/>
      </w:pPr>
      <w:r w:rsidDel="00000000" w:rsidR="00000000" w:rsidRPr="00000000">
        <w:rPr>
          <w:rtl w:val="0"/>
        </w:rPr>
        <w:t xml:space="preserve">„A BAS architektúrája egyedülálló módon </w:t>
      </w:r>
      <w:r w:rsidDel="00000000" w:rsidR="00000000" w:rsidRPr="00000000">
        <w:rPr>
          <w:b w:val="1"/>
          <w:bCs w:val="1"/>
          <w:rtl w:val="0"/>
        </w:rPr>
        <w:t xml:space="preserve">infrastruktúra-agnosztikus</w:t>
      </w:r>
      <w:r w:rsidDel="00000000" w:rsidR="00000000" w:rsidRPr="00000000">
        <w:rPr>
          <w:rtl w:val="0"/>
        </w:rPr>
        <w:t xml:space="preserve">. Míg a versenytársak függenek a drága felhőszolgáltatóktól, a mi rendszerünk képes </w:t>
      </w:r>
      <w:r w:rsidDel="00000000" w:rsidR="00000000" w:rsidRPr="00000000">
        <w:rPr>
          <w:b w:val="1"/>
          <w:bCs w:val="1"/>
          <w:rtl w:val="0"/>
        </w:rPr>
        <w:t xml:space="preserve">Edge Computing</w:t>
      </w:r>
      <w:r w:rsidDel="00000000" w:rsidR="00000000" w:rsidRPr="00000000">
        <w:rPr>
          <w:rtl w:val="0"/>
        </w:rPr>
        <w:t xml:space="preserve"> módban, alacsony erőforrásigényű helyi hardvereken is teljes értékű raj-intelligenciát futtatni. Ez drasztikusan csökkenti az üzemeltetési költségeket és növeli az adatbiztonságot.”</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3bv05jd1ylwm" w:id="19"/>
      <w:bookmarkEnd w:id="19"/>
      <w:r w:rsidDel="00000000" w:rsidR="00000000" w:rsidRPr="00000000">
        <w:rPr>
          <w:b w:val="1"/>
          <w:bCs w:val="1"/>
          <w:color w:val="000000"/>
          <w:sz w:val="26"/>
          <w:szCs w:val="26"/>
          <w:rtl w:val="0"/>
        </w:rPr>
        <w:t xml:space="preserve">🚦 Ügynöki Backlog a „B” tervhez:</w:t>
      </w:r>
    </w:p>
    <w:p w:rsidR="00000000" w:rsidDel="00000000" w:rsidP="00000000" w:rsidRDefault="00000000" w:rsidRPr="00000000" w14:paraId="000001E4">
      <w:pPr>
        <w:spacing w:after="240" w:before="240" w:lineRule="auto"/>
        <w:rPr/>
      </w:pPr>
      <w:r w:rsidDel="00000000" w:rsidR="00000000" w:rsidRPr="00000000">
        <w:rPr>
          <w:rtl w:val="0"/>
        </w:rPr>
        <w:t xml:space="preserve">Ha egyetértesz, kiadom az utasítást az ügynököknek az alábbiakra:</w:t>
      </w:r>
    </w:p>
    <w:p w:rsidR="00000000" w:rsidDel="00000000" w:rsidP="00000000" w:rsidRDefault="00000000" w:rsidRPr="00000000" w14:paraId="000001E5">
      <w:pPr>
        <w:numPr>
          <w:ilvl w:val="0"/>
          <w:numId w:val="17"/>
        </w:numPr>
        <w:spacing w:after="0" w:afterAutospacing="0" w:before="240" w:lineRule="auto"/>
        <w:ind w:left="720" w:hanging="360"/>
      </w:pPr>
      <w:r w:rsidDel="00000000" w:rsidR="00000000" w:rsidRPr="00000000">
        <w:rPr>
          <w:b w:val="1"/>
          <w:bCs w:val="1"/>
          <w:rtl w:val="0"/>
        </w:rPr>
        <w:t xml:space="preserve">Jules/Developer:</w:t>
      </w:r>
      <w:r w:rsidDel="00000000" w:rsidR="00000000" w:rsidRPr="00000000">
        <w:rPr>
          <w:rtl w:val="0"/>
        </w:rPr>
        <w:t xml:space="preserve"> Alakítsák át az </w:t>
      </w:r>
      <w:r w:rsidDel="00000000" w:rsidR="00000000" w:rsidRPr="00000000">
        <w:rPr>
          <w:rFonts w:ascii="Roboto Mono" w:cs="Roboto Mono" w:eastAsia="Roboto Mono" w:hAnsi="Roboto Mono"/>
          <w:color w:val="188038"/>
          <w:rtl w:val="0"/>
        </w:rPr>
        <w:t xml:space="preserve">AgentManager.ts</w:t>
      </w:r>
      <w:r w:rsidDel="00000000" w:rsidR="00000000" w:rsidRPr="00000000">
        <w:rPr>
          <w:rtl w:val="0"/>
        </w:rPr>
        <w:t xml:space="preserve">-t úgy, hogy alapértelmezésben az </w:t>
      </w:r>
      <w:r w:rsidDel="00000000" w:rsidR="00000000" w:rsidRPr="00000000">
        <w:rPr>
          <w:b w:val="1"/>
          <w:bCs w:val="1"/>
          <w:rtl w:val="0"/>
        </w:rPr>
        <w:t xml:space="preserve">Ollama</w:t>
      </w:r>
      <w:r w:rsidDel="00000000" w:rsidR="00000000" w:rsidRPr="00000000">
        <w:rPr>
          <w:rtl w:val="0"/>
        </w:rPr>
        <w:t xml:space="preserve">-t használja a felhő-modellek helyett.</w:t>
      </w:r>
    </w:p>
    <w:p w:rsidR="00000000" w:rsidDel="00000000" w:rsidP="00000000" w:rsidRDefault="00000000" w:rsidRPr="00000000" w14:paraId="000001E6">
      <w:pPr>
        <w:numPr>
          <w:ilvl w:val="0"/>
          <w:numId w:val="17"/>
        </w:numPr>
        <w:spacing w:after="0" w:afterAutospacing="0" w:before="0" w:beforeAutospacing="0" w:lineRule="auto"/>
        <w:ind w:left="720" w:hanging="360"/>
      </w:pPr>
      <w:r w:rsidDel="00000000" w:rsidR="00000000" w:rsidRPr="00000000">
        <w:rPr>
          <w:b w:val="1"/>
          <w:bCs w:val="1"/>
          <w:rtl w:val="0"/>
        </w:rPr>
        <w:t xml:space="preserve">Ops Agent:</w:t>
      </w:r>
      <w:r w:rsidDel="00000000" w:rsidR="00000000" w:rsidRPr="00000000">
        <w:rPr>
          <w:rtl w:val="0"/>
        </w:rPr>
        <w:t xml:space="preserve"> Állítson be egy helyi monitorozást, ami figyeli a gép erőforrásait, hogy ne melegedjen túl a tömeges adatgyűjtés alatt.</w:t>
      </w:r>
    </w:p>
    <w:p w:rsidR="00000000" w:rsidDel="00000000" w:rsidP="00000000" w:rsidRDefault="00000000" w:rsidRPr="00000000" w14:paraId="000001E7">
      <w:pPr>
        <w:numPr>
          <w:ilvl w:val="0"/>
          <w:numId w:val="17"/>
        </w:numPr>
        <w:spacing w:after="240" w:before="0" w:beforeAutospacing="0" w:lineRule="auto"/>
        <w:ind w:left="720" w:hanging="360"/>
      </w:pPr>
      <w:r w:rsidDel="00000000" w:rsidR="00000000" w:rsidRPr="00000000">
        <w:rPr>
          <w:b w:val="1"/>
          <w:bCs w:val="1"/>
          <w:rtl w:val="0"/>
        </w:rPr>
        <w:t xml:space="preserve">Researcher:</w:t>
      </w:r>
      <w:r w:rsidDel="00000000" w:rsidR="00000000" w:rsidRPr="00000000">
        <w:rPr>
          <w:rtl w:val="0"/>
        </w:rPr>
        <w:t xml:space="preserve"> Keressen olyan ingyenes (Free Tier) API-kat és adatforrásokat, amikkel a „Kutató Raj” költségmentesen feltöltheti a helyi LanceDB-t.</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Mehet az utasítás az ügynököknek a „B” terv elindítására?</w:t>
      </w:r>
      <w:r w:rsidDel="00000000" w:rsidR="00000000" w:rsidRPr="00000000">
        <w:rPr>
          <w:rtl w:val="0"/>
        </w:rPr>
        <w:t xml:space="preserve"> Ebben most te vagy a „Biztonsági főnök”, aki megvédi a projektet a pénzügyi bukástól.</w:t>
      </w:r>
    </w:p>
    <w:p w:rsidR="00000000" w:rsidDel="00000000" w:rsidP="00000000" w:rsidRDefault="00000000" w:rsidRPr="00000000" w14:paraId="000001E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8e8e8"/>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color w:val="e8e8e8"/>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color w:val="e8e8e8"/>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color w:val="e8e8e8"/>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color w:val="e8e8e8"/>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color w:val="e8e8e8"/>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e8e8e8"/>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e8e8e8"/>
        <w:sz w:val="21"/>
        <w:szCs w:val="21"/>
        <w:u w:val="none"/>
        <w:shd w:fill="22262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udastar.ingatlan.com/tippek/ingatlan-berbeadas-utani-adozas/" TargetMode="External"/><Relationship Id="rId22" Type="http://schemas.openxmlformats.org/officeDocument/2006/relationships/hyperlink" Target="https://www.money.hu/megtakaritas/allampapir" TargetMode="External"/><Relationship Id="rId21" Type="http://schemas.openxmlformats.org/officeDocument/2006/relationships/hyperlink" Target="https://tudastar.ingatlan.com/tippek/tarsashazi-dilemma-elmaradt-kozos-koltseg-es-kozmudij/" TargetMode="External"/><Relationship Id="rId24" Type="http://schemas.openxmlformats.org/officeDocument/2006/relationships/hyperlink" Target="http://info.ingatlan.com/hirdetesfigyelo/" TargetMode="External"/><Relationship Id="rId23" Type="http://schemas.openxmlformats.org/officeDocument/2006/relationships/hyperlink" Target="https://tudastar.ingatlan.com/kiadnek/kockazatmentes-lakaskiad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udastar.ingatlan.com/tippek/mennyire-lehet-lelakni-egy-berlakast-rendeltetesszeru-hasznalat-vs-karokozas/" TargetMode="External"/><Relationship Id="rId26" Type="http://schemas.openxmlformats.org/officeDocument/2006/relationships/hyperlink" Target="http://info.ingatlan.com/hirdetesfigyelo/" TargetMode="External"/><Relationship Id="rId25" Type="http://schemas.openxmlformats.org/officeDocument/2006/relationships/hyperlink" Target="http://info.ingatlan.com/hirdetesfigyelo/" TargetMode="External"/><Relationship Id="rId28" Type="http://schemas.openxmlformats.org/officeDocument/2006/relationships/hyperlink" Target="https://tudastar.ingatlan.com/tippek/teli-teendok-a-haz-korul-allagromlas-ertekcsokkenes-megelozese/" TargetMode="External"/><Relationship Id="rId27" Type="http://schemas.openxmlformats.org/officeDocument/2006/relationships/hyperlink" Target="https://tudastar.ingatlan.com/tippek/teli-teendok-a-haz-korul-allagromlas-ertekcsokkenes-megelozese/" TargetMode="External"/><Relationship Id="rId5" Type="http://schemas.openxmlformats.org/officeDocument/2006/relationships/styles" Target="styles.xml"/><Relationship Id="rId6" Type="http://schemas.openxmlformats.org/officeDocument/2006/relationships/hyperlink" Target="https://www.money.hu/megtakaritas/befektetes" TargetMode="External"/><Relationship Id="rId29" Type="http://schemas.openxmlformats.org/officeDocument/2006/relationships/hyperlink" Target="https://tudastar.ingatlan.com/tippek/teli-teendok-a-haz-korul-allagromlas-ertekcsokkenes-megelozese/" TargetMode="External"/><Relationship Id="rId7" Type="http://schemas.openxmlformats.org/officeDocument/2006/relationships/hyperlink" Target="https://tudastar.ingatlan.com/tippek/berbeadas/" TargetMode="External"/><Relationship Id="rId8" Type="http://schemas.openxmlformats.org/officeDocument/2006/relationships/hyperlink" Target="https://tudastar.ingatlan.com/kiadnek/ha-a-berlo-nem-hagyja-el-az-ingatlant/" TargetMode="External"/><Relationship Id="rId30" Type="http://schemas.openxmlformats.org/officeDocument/2006/relationships/image" Target="media/image1.png"/><Relationship Id="rId11" Type="http://schemas.openxmlformats.org/officeDocument/2006/relationships/hyperlink" Target="https://tudastar.ingatlan.com/hirek/mi-is-az-a-helyi-nepszavazas-ami-megvaltoztatja-a-lakasberleti-piacot-terezvarosban/" TargetMode="External"/><Relationship Id="rId10" Type="http://schemas.openxmlformats.org/officeDocument/2006/relationships/hyperlink" Target="https://tudastar.ingatlan.com/tippek/mennyire-lehet-lelakni-egy-berlakast-rendeltetesszeru-hasznalat-vs-karokozas/" TargetMode="External"/><Relationship Id="rId13" Type="http://schemas.openxmlformats.org/officeDocument/2006/relationships/hyperlink" Target="https://tudastar.ingatlan.com/tippek/vagyonszerzesi-illetek/" TargetMode="External"/><Relationship Id="rId12" Type="http://schemas.openxmlformats.org/officeDocument/2006/relationships/hyperlink" Target="https://tudastar.ingatlan.com/tippek/foldhivatali-dijak-valtozasa-2024/" TargetMode="External"/><Relationship Id="rId15" Type="http://schemas.openxmlformats.org/officeDocument/2006/relationships/hyperlink" Target="https://tudastar.ingatlan.com/tippek/itt-az-arbecslo-funkcio-deritsd-ki-mennyit-er-az-ingatlanod-par-kattintassal/" TargetMode="External"/><Relationship Id="rId14" Type="http://schemas.openxmlformats.org/officeDocument/2006/relationships/hyperlink" Target="https://my-money.ingatlan.com/online-ingatlan-ertekbecslo" TargetMode="External"/><Relationship Id="rId17" Type="http://schemas.openxmlformats.org/officeDocument/2006/relationships/hyperlink" Target="https://partner.ingatlan.com/" TargetMode="External"/><Relationship Id="rId16" Type="http://schemas.openxmlformats.org/officeDocument/2006/relationships/hyperlink" Target="https://tudastar.ingatlan.com/cimke/lakasarindex/" TargetMode="External"/><Relationship Id="rId19" Type="http://schemas.openxmlformats.org/officeDocument/2006/relationships/hyperlink" Target="https://tudastar.ingatlan.com/tippek/amit-a-kikoltozesi-nyilatkozatrol-tudni-erdemes/" TargetMode="External"/><Relationship Id="rId18" Type="http://schemas.openxmlformats.org/officeDocument/2006/relationships/hyperlink" Target="https://partner.ingatla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